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E7501" w14:textId="77777777" w:rsidR="00831EE7" w:rsidRPr="00585431" w:rsidRDefault="00140608" w:rsidP="00831EE7">
      <w:pPr>
        <w:jc w:val="center"/>
        <w:rPr>
          <w:rFonts w:ascii="Calibri" w:hAnsi="Calibri" w:cs="Calibri"/>
          <w:b/>
          <w:bCs/>
          <w:sz w:val="24"/>
          <w:szCs w:val="24"/>
        </w:rPr>
      </w:pPr>
      <w:bookmarkStart w:id="0" w:name="_Hlk163039623"/>
      <w:bookmarkEnd w:id="0"/>
      <w:r w:rsidRPr="00585431">
        <w:rPr>
          <w:rFonts w:ascii="Calibri" w:hAnsi="Calibri" w:cs="Calibri"/>
          <w:b/>
          <w:bCs/>
          <w:sz w:val="24"/>
          <w:szCs w:val="24"/>
          <w:rtl/>
        </w:rPr>
        <w:t xml:space="preserve">מטלה </w:t>
      </w:r>
      <w:r w:rsidR="00CA1D19" w:rsidRPr="00585431">
        <w:rPr>
          <w:rFonts w:ascii="Calibri" w:hAnsi="Calibri" w:cs="Calibri"/>
          <w:b/>
          <w:bCs/>
          <w:sz w:val="24"/>
          <w:szCs w:val="24"/>
          <w:rtl/>
        </w:rPr>
        <w:t>סוף קורס רשתות נו</w:t>
      </w:r>
      <w:r w:rsidR="000A2740" w:rsidRPr="00585431">
        <w:rPr>
          <w:rFonts w:ascii="Calibri" w:hAnsi="Calibri" w:cs="Calibri"/>
          <w:b/>
          <w:bCs/>
          <w:sz w:val="24"/>
          <w:szCs w:val="24"/>
          <w:rtl/>
        </w:rPr>
        <w:t>ירונים</w:t>
      </w:r>
    </w:p>
    <w:p w14:paraId="5E25EF2D" w14:textId="73D31CCB" w:rsidR="000A2740" w:rsidRPr="00585431" w:rsidRDefault="000A2740" w:rsidP="00831EE7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585431">
        <w:rPr>
          <w:rFonts w:ascii="Calibri" w:hAnsi="Calibri" w:cs="Calibri"/>
          <w:b/>
          <w:bCs/>
          <w:sz w:val="24"/>
          <w:szCs w:val="24"/>
        </w:rPr>
        <w:t>CNN</w:t>
      </w:r>
      <w:r w:rsidRPr="00585431"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r w:rsidR="00831EE7" w:rsidRPr="00585431">
        <w:rPr>
          <w:rFonts w:ascii="Calibri" w:hAnsi="Calibri" w:cs="Calibri"/>
          <w:b/>
          <w:bCs/>
          <w:sz w:val="24"/>
          <w:szCs w:val="24"/>
        </w:rPr>
        <w:t>–</w:t>
      </w:r>
      <w:r w:rsidRPr="00585431"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r w:rsidR="00974113" w:rsidRPr="00585431">
        <w:rPr>
          <w:rFonts w:ascii="Calibri" w:hAnsi="Calibri" w:cs="Calibri"/>
          <w:b/>
          <w:bCs/>
          <w:sz w:val="24"/>
          <w:szCs w:val="24"/>
        </w:rPr>
        <w:t>C</w:t>
      </w:r>
      <w:r w:rsidR="00221533" w:rsidRPr="00585431">
        <w:rPr>
          <w:rFonts w:ascii="Calibri" w:hAnsi="Calibri" w:cs="Calibri"/>
          <w:b/>
          <w:bCs/>
          <w:sz w:val="24"/>
          <w:szCs w:val="24"/>
        </w:rPr>
        <w:t>lassification</w:t>
      </w:r>
      <w:r w:rsidR="00831EE7" w:rsidRPr="00585431">
        <w:rPr>
          <w:rFonts w:ascii="Calibri" w:hAnsi="Calibri" w:cs="Calibri"/>
          <w:b/>
          <w:bCs/>
          <w:sz w:val="24"/>
          <w:szCs w:val="24"/>
        </w:rPr>
        <w:t xml:space="preserve"> of MRI</w:t>
      </w:r>
    </w:p>
    <w:p w14:paraId="36BE1666" w14:textId="6E542EB0" w:rsidR="005614ED" w:rsidRPr="00CF778A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מגישים :</w:t>
      </w:r>
    </w:p>
    <w:p w14:paraId="672186AB" w14:textId="55B9AA60" w:rsid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 xml:space="preserve">אלמוג בורה </w:t>
      </w:r>
    </w:p>
    <w:p w14:paraId="5DB4F7A3" w14:textId="254EA917" w:rsid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אלמוג סיסו</w:t>
      </w:r>
      <w:r w:rsidR="00863BC3">
        <w:rPr>
          <w:rFonts w:ascii="Calibri" w:hAnsi="Calibri" w:cs="Calibri" w:hint="cs"/>
          <w:b/>
          <w:bCs/>
          <w:rtl/>
        </w:rPr>
        <w:t xml:space="preserve"> </w:t>
      </w:r>
    </w:p>
    <w:p w14:paraId="4014D563" w14:textId="0118890F" w:rsidR="00592F84" w:rsidRP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 xml:space="preserve">פלג שובל </w:t>
      </w:r>
    </w:p>
    <w:p w14:paraId="5C050D77" w14:textId="77777777" w:rsidR="005614ED" w:rsidRPr="00CF778A" w:rsidRDefault="005614ED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4833C535" w14:textId="19C44BB5" w:rsidR="00E94B1F" w:rsidRPr="008433D6" w:rsidRDefault="00E94B1F" w:rsidP="002C025D">
      <w:pPr>
        <w:pStyle w:val="Heading1"/>
        <w:rPr>
          <w:rFonts w:ascii="Calibri" w:hAnsi="Calibri" w:cs="Calibri"/>
          <w:rtl/>
        </w:rPr>
      </w:pPr>
      <w:r w:rsidRPr="00993C39">
        <w:rPr>
          <w:rFonts w:ascii="Calibri" w:hAnsi="Calibri" w:cs="Calibri" w:hint="cs"/>
          <w:rtl/>
        </w:rPr>
        <w:t>תקציר</w:t>
      </w:r>
    </w:p>
    <w:p w14:paraId="43ADF18E" w14:textId="77777777" w:rsidR="00A33679" w:rsidRPr="008433D6" w:rsidRDefault="00A33679" w:rsidP="00DA7B33">
      <w:pPr>
        <w:pStyle w:val="Heading2"/>
        <w:rPr>
          <w:rStyle w:val="Heading2Char"/>
          <w:rFonts w:ascii="Calibri" w:hAnsi="Calibri" w:cs="Calibri"/>
          <w:rtl/>
        </w:rPr>
      </w:pPr>
      <w:r w:rsidRPr="008433D6">
        <w:rPr>
          <w:rStyle w:val="Heading2Char"/>
          <w:rFonts w:ascii="Calibri" w:hAnsi="Calibri" w:cs="Calibri" w:hint="cs"/>
          <w:rtl/>
        </w:rPr>
        <w:t>מקור הנתונים :</w:t>
      </w:r>
    </w:p>
    <w:p w14:paraId="2BE98363" w14:textId="7D0BAB0C" w:rsidR="003B0739" w:rsidRPr="00CF778A" w:rsidRDefault="000B1870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למעבר לחץ </w:t>
      </w:r>
      <w:hyperlink r:id="rId6" w:history="1">
        <w:r w:rsidRPr="000B1870">
          <w:rPr>
            <w:rStyle w:val="Hyperlink"/>
            <w:rFonts w:ascii="Calibri" w:hAnsi="Calibri" w:cs="Calibri" w:hint="cs"/>
            <w:rtl/>
          </w:rPr>
          <w:t>כאן</w:t>
        </w:r>
      </w:hyperlink>
    </w:p>
    <w:p w14:paraId="69CFE180" w14:textId="77777777" w:rsidR="000E7CB0" w:rsidRPr="008433D6" w:rsidRDefault="000B1870" w:rsidP="000E7CB0">
      <w:pPr>
        <w:pStyle w:val="Heading2"/>
        <w:rPr>
          <w:rFonts w:ascii="Calibri" w:hAnsi="Calibri" w:cs="Calibri"/>
          <w:rtl/>
        </w:rPr>
      </w:pPr>
      <w:r w:rsidRPr="008433D6">
        <w:rPr>
          <w:rFonts w:ascii="Calibri" w:hAnsi="Calibri" w:cs="Calibri" w:hint="cs"/>
          <w:rtl/>
        </w:rPr>
        <w:t>המשימה</w:t>
      </w:r>
      <w:r w:rsidR="000E7CB0" w:rsidRPr="008433D6">
        <w:rPr>
          <w:rFonts w:ascii="Calibri" w:hAnsi="Calibri" w:cs="Calibri" w:hint="cs"/>
          <w:rtl/>
        </w:rPr>
        <w:t xml:space="preserve">: </w:t>
      </w:r>
    </w:p>
    <w:p w14:paraId="57B1F16D" w14:textId="5E5EB4E3" w:rsidR="000B1870" w:rsidRDefault="00456C6A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לאבחן ולבצע </w:t>
      </w:r>
      <w:r w:rsidR="00EB6137">
        <w:rPr>
          <w:rFonts w:ascii="Calibri" w:hAnsi="Calibri" w:cs="Calibri" w:hint="cs"/>
          <w:rtl/>
        </w:rPr>
        <w:t xml:space="preserve">קלסיפיקציה של גידולים מוחיים </w:t>
      </w:r>
      <w:r w:rsidR="00C97A2E">
        <w:rPr>
          <w:rFonts w:ascii="Calibri" w:hAnsi="Calibri" w:cs="Calibri" w:hint="cs"/>
          <w:rtl/>
        </w:rPr>
        <w:t>מסוגים שונים</w:t>
      </w:r>
      <w:r w:rsidR="00EB6137" w:rsidRPr="00585431">
        <w:rPr>
          <w:rFonts w:ascii="Calibri" w:hAnsi="Calibri" w:cs="Calibri"/>
          <w:rtl/>
        </w:rPr>
        <w:t xml:space="preserve"> </w:t>
      </w:r>
      <w:r w:rsidR="00EB6137">
        <w:rPr>
          <w:rFonts w:ascii="Calibri" w:hAnsi="Calibri" w:cs="Calibri" w:hint="cs"/>
          <w:rtl/>
        </w:rPr>
        <w:t xml:space="preserve">לפי </w:t>
      </w:r>
      <w:r w:rsidR="00C97A2E">
        <w:rPr>
          <w:rFonts w:ascii="Calibri" w:hAnsi="Calibri" w:cs="Calibri" w:hint="cs"/>
          <w:rtl/>
        </w:rPr>
        <w:t xml:space="preserve">דאטה סט של </w:t>
      </w:r>
      <w:r w:rsidR="00EB6137">
        <w:rPr>
          <w:rFonts w:ascii="Calibri" w:hAnsi="Calibri" w:cs="Calibri" w:hint="cs"/>
          <w:rtl/>
        </w:rPr>
        <w:t>תמונות</w:t>
      </w:r>
      <w:r w:rsidR="00992580">
        <w:rPr>
          <w:rFonts w:ascii="Calibri" w:hAnsi="Calibri" w:cs="Calibri" w:hint="cs"/>
          <w:rtl/>
        </w:rPr>
        <w:t>.</w:t>
      </w:r>
      <w:r w:rsidR="007273C7">
        <w:rPr>
          <w:rFonts w:ascii="Calibri" w:hAnsi="Calibri" w:cs="Calibri" w:hint="cs"/>
          <w:rtl/>
        </w:rPr>
        <w:t xml:space="preserve"> </w:t>
      </w:r>
    </w:p>
    <w:p w14:paraId="7BDA3AB3" w14:textId="09DB960D" w:rsidR="003A041F" w:rsidRPr="003A041F" w:rsidRDefault="000B1870" w:rsidP="003A041F">
      <w:pPr>
        <w:pStyle w:val="Heading2"/>
        <w:rPr>
          <w:rFonts w:ascii="Calibri" w:hAnsi="Calibri" w:cs="Calibri"/>
          <w:rtl/>
        </w:rPr>
      </w:pPr>
      <w:r w:rsidRPr="008433D6">
        <w:rPr>
          <w:rFonts w:ascii="Calibri" w:hAnsi="Calibri" w:cs="Calibri" w:hint="cs"/>
          <w:rtl/>
        </w:rPr>
        <w:t>התהליך שביצענו</w:t>
      </w:r>
      <w:r w:rsidR="003A041F" w:rsidRPr="003A041F">
        <w:rPr>
          <w:rFonts w:ascii="Calibri" w:hAnsi="Calibri" w:cs="Calibri" w:hint="cs"/>
          <w:rtl/>
        </w:rPr>
        <w:t xml:space="preserve"> </w:t>
      </w:r>
      <w:r w:rsidR="003A041F" w:rsidRPr="008433D6">
        <w:rPr>
          <w:rFonts w:ascii="Calibri" w:hAnsi="Calibri" w:cs="Calibri" w:hint="cs"/>
          <w:rtl/>
        </w:rPr>
        <w:t>תוצאות מרכזיות</w:t>
      </w:r>
      <w:r w:rsidRPr="008433D6">
        <w:rPr>
          <w:rFonts w:ascii="Calibri" w:hAnsi="Calibri" w:cs="Calibri" w:hint="cs"/>
          <w:rtl/>
        </w:rPr>
        <w:t>:</w:t>
      </w:r>
      <w:r w:rsidR="00FC3038" w:rsidRPr="008433D6">
        <w:rPr>
          <w:rFonts w:ascii="Calibri" w:hAnsi="Calibri" w:cs="Calibri"/>
        </w:rPr>
        <w:t xml:space="preserve"> </w:t>
      </w:r>
      <w:r w:rsidR="00EF5432" w:rsidRPr="008433D6">
        <w:rPr>
          <w:rFonts w:ascii="Calibri" w:hAnsi="Calibri" w:cs="Calibri"/>
          <w:rtl/>
        </w:rPr>
        <w:br/>
      </w:r>
      <w:r w:rsidR="005200A8">
        <w:rPr>
          <w:rFonts w:ascii="Calibri" w:hAnsi="Calibri" w:cs="Calibri" w:hint="cs"/>
          <w:rtl/>
        </w:rPr>
        <w:t xml:space="preserve"> </w:t>
      </w:r>
    </w:p>
    <w:p w14:paraId="7F7C830B" w14:textId="0EFE5F53" w:rsidR="003A041F" w:rsidRPr="003A041F" w:rsidRDefault="003A041F" w:rsidP="002E2CCB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במהלך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הפרויקט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לקחנו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קוד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</w:t>
      </w:r>
      <w:r w:rsidRPr="003A041F">
        <w:rPr>
          <w:rFonts w:ascii="Calibri" w:hAnsi="Calibri" w:cs="Calibri"/>
          <w:rtl/>
        </w:rPr>
        <w:t>-</w:t>
      </w:r>
      <w:r w:rsidRPr="003A041F">
        <w:rPr>
          <w:rFonts w:ascii="Calibri" w:hAnsi="Calibri" w:cs="Calibri"/>
        </w:rPr>
        <w:t>Kaggle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שבודק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שאלת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קלסיפיקציה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לגידול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במוח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ידי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סריקות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תמונות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מסוג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MRI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בהתחלה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חקרנו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שלבי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הקוד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הבנו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איך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מעבד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הנתונים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עצמם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ומכין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אותם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להרצת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שהשתמש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כותב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הקוד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EfficientNetB3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מאוד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חזק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אך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בהתחלה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סביב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</w:t>
      </w:r>
      <w:r w:rsidRPr="003A041F">
        <w:rPr>
          <w:rFonts w:ascii="Calibri" w:hAnsi="Calibri" w:cs="Calibri"/>
          <w:rtl/>
        </w:rPr>
        <w:t>-80%.</w:t>
      </w:r>
    </w:p>
    <w:p w14:paraId="5F311783" w14:textId="51A97670" w:rsidR="003A041F" w:rsidRPr="003A041F" w:rsidRDefault="003A041F" w:rsidP="00A40223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במהלך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החקירה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שינינו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היפר</w:t>
      </w:r>
      <w:r w:rsidRPr="003A041F">
        <w:rPr>
          <w:rFonts w:ascii="Calibri" w:hAnsi="Calibri" w:cs="Calibri"/>
          <w:rtl/>
        </w:rPr>
        <w:t>-</w:t>
      </w:r>
      <w:r w:rsidRPr="003A041F">
        <w:rPr>
          <w:rFonts w:ascii="Calibri" w:hAnsi="Calibri" w:cs="Calibri" w:hint="cs"/>
          <w:rtl/>
        </w:rPr>
        <w:t>פרמטרים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המקורי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מנת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להגיע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לדיוק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יותר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הרצנו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בדיקות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מעל</w:t>
      </w:r>
      <w:r w:rsidRPr="003A041F">
        <w:rPr>
          <w:rFonts w:ascii="Calibri" w:hAnsi="Calibri" w:cs="Calibri"/>
          <w:rtl/>
        </w:rPr>
        <w:t xml:space="preserve"> 30 </w:t>
      </w:r>
      <w:r w:rsidRPr="003A041F">
        <w:rPr>
          <w:rFonts w:ascii="Calibri" w:hAnsi="Calibri" w:cs="Calibri" w:hint="cs"/>
          <w:rtl/>
        </w:rPr>
        <w:t>הרצות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שונות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עקבנו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אחר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ואם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שינוי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לטובה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אימצנו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השינוי</w:t>
      </w:r>
      <w:r w:rsidRPr="003A041F">
        <w:rPr>
          <w:rFonts w:ascii="Calibri" w:hAnsi="Calibri" w:cs="Calibri"/>
          <w:rtl/>
        </w:rPr>
        <w:t xml:space="preserve">. </w:t>
      </w:r>
    </w:p>
    <w:p w14:paraId="70DC7BA6" w14:textId="2DD2452C" w:rsidR="003A041F" w:rsidRPr="003A041F" w:rsidRDefault="003A041F" w:rsidP="00A40223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לאחר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מכן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עברנו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למודלים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שונים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בעזרת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למידת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העברה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השתמשנו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VGG16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ובמודל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MobileNetV</w:t>
      </w:r>
      <w:r w:rsidR="00C653B4">
        <w:rPr>
          <w:rFonts w:ascii="Calibri" w:hAnsi="Calibri" w:cs="Calibri"/>
        </w:rPr>
        <w:t>1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גם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במודלים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אלו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שינינו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הפרמטרים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ורשמנו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הטובות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ביותר</w:t>
      </w:r>
      <w:r w:rsidRPr="003A041F">
        <w:rPr>
          <w:rFonts w:ascii="Calibri" w:hAnsi="Calibri" w:cs="Calibri"/>
          <w:rtl/>
        </w:rPr>
        <w:t>.</w:t>
      </w:r>
    </w:p>
    <w:p w14:paraId="62C8209A" w14:textId="5D890521" w:rsidR="00123365" w:rsidRDefault="003A041F" w:rsidP="003A041F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לבסוף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יצרנו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דאטה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גדול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מאוד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מנת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לאזן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בין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המחלקות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השונות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הגדלנו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משמעותית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נפח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סט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האימון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והרצנו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הבסיסי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קיבלנו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משמעותית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רמת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דיוק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מהרגיל</w:t>
      </w:r>
      <w:r w:rsidRPr="003A041F">
        <w:rPr>
          <w:rFonts w:ascii="Calibri" w:hAnsi="Calibri" w:cs="Calibri"/>
          <w:rtl/>
        </w:rPr>
        <w:t>.</w:t>
      </w:r>
    </w:p>
    <w:p w14:paraId="45B5CD7E" w14:textId="1A9F0D26" w:rsidR="00EE3509" w:rsidRPr="00585431" w:rsidRDefault="001F1522" w:rsidP="00123365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br w:type="page"/>
      </w:r>
      <w:r w:rsidR="00EE3509" w:rsidRPr="002C025D">
        <w:rPr>
          <w:rFonts w:ascii="Calibri" w:hAnsi="Calibri" w:cs="Calibri" w:hint="cs"/>
          <w:rtl/>
        </w:rPr>
        <w:lastRenderedPageBreak/>
        <w:t>רקע</w:t>
      </w:r>
      <w:r w:rsidR="00EE3509" w:rsidRPr="002C025D">
        <w:rPr>
          <w:rFonts w:ascii="Calibri" w:hAnsi="Calibri" w:cs="Calibri"/>
          <w:rtl/>
        </w:rPr>
        <w:t xml:space="preserve"> </w:t>
      </w:r>
      <w:r w:rsidR="009B2F11" w:rsidRPr="00585431">
        <w:rPr>
          <w:rFonts w:ascii="Calibri" w:hAnsi="Calibri" w:cs="Calibri" w:hint="cs"/>
          <w:rtl/>
        </w:rPr>
        <w:t>לבעיה</w:t>
      </w:r>
    </w:p>
    <w:p w14:paraId="7A6CC007" w14:textId="5DD6778E" w:rsidR="002C025D" w:rsidRPr="002C025D" w:rsidRDefault="00190B6D" w:rsidP="009B2F11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תיאור הבעיה</w:t>
      </w:r>
    </w:p>
    <w:p w14:paraId="120002A9" w14:textId="4AE523F9" w:rsidR="00EE3509" w:rsidRPr="00EE3509" w:rsidRDefault="00EE3509" w:rsidP="00EE350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התגלו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לראשונה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במאה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</w:t>
      </w:r>
      <w:r w:rsidRPr="00EE3509">
        <w:rPr>
          <w:rFonts w:ascii="Calibri" w:hAnsi="Calibri" w:cs="Calibri"/>
          <w:rtl/>
        </w:rPr>
        <w:t xml:space="preserve">-17,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זוהו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במאה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</w:t>
      </w:r>
      <w:r w:rsidRPr="00EE3509">
        <w:rPr>
          <w:rFonts w:ascii="Calibri" w:hAnsi="Calibri" w:cs="Calibri"/>
          <w:rtl/>
        </w:rPr>
        <w:t xml:space="preserve">-19. </w:t>
      </w:r>
      <w:r w:rsidRPr="00EE3509">
        <w:rPr>
          <w:rFonts w:ascii="Calibri" w:hAnsi="Calibri" w:cs="Calibri" w:hint="cs"/>
          <w:rtl/>
        </w:rPr>
        <w:t>כיום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סרטן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נפוץ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עם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-300,000 </w:t>
      </w:r>
      <w:r w:rsidRPr="00EE3509">
        <w:rPr>
          <w:rFonts w:ascii="Calibri" w:hAnsi="Calibri" w:cs="Calibri" w:hint="cs"/>
          <w:rtl/>
        </w:rPr>
        <w:t>מקרים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חדשים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בעולם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השכיחות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השנתית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עומדת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-22 </w:t>
      </w:r>
      <w:r w:rsidRPr="00EE3509">
        <w:rPr>
          <w:rFonts w:ascii="Calibri" w:hAnsi="Calibri" w:cs="Calibri" w:hint="cs"/>
          <w:rtl/>
        </w:rPr>
        <w:t>מקרים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לכל</w:t>
      </w:r>
      <w:r w:rsidRPr="00EE3509">
        <w:rPr>
          <w:rFonts w:ascii="Calibri" w:hAnsi="Calibri" w:cs="Calibri"/>
          <w:rtl/>
        </w:rPr>
        <w:t xml:space="preserve"> 100,000 </w:t>
      </w:r>
      <w:r w:rsidRPr="00EE3509">
        <w:rPr>
          <w:rFonts w:ascii="Calibri" w:hAnsi="Calibri" w:cs="Calibri" w:hint="cs"/>
          <w:rtl/>
        </w:rPr>
        <w:t>איש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והסיכון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ראשוניים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לאורך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הוא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-1%. </w:t>
      </w:r>
      <w:r w:rsidRPr="00EE3509">
        <w:rPr>
          <w:rFonts w:ascii="Calibri" w:hAnsi="Calibri" w:cs="Calibri" w:hint="cs"/>
          <w:rtl/>
        </w:rPr>
        <w:t>שיעור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התמותה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הכולל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אלה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עומד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>-30%.</w:t>
      </w:r>
    </w:p>
    <w:p w14:paraId="2572BE2D" w14:textId="53A1ECFC" w:rsidR="00EE3509" w:rsidRPr="00EE3509" w:rsidRDefault="00EE3509" w:rsidP="00EE3509">
      <w:pPr>
        <w:rPr>
          <w:rFonts w:ascii="Calibri" w:hAnsi="Calibri" w:cs="Calibri"/>
          <w:b/>
          <w:bCs/>
          <w:rtl/>
        </w:rPr>
      </w:pPr>
      <w:r w:rsidRPr="00EE3509">
        <w:rPr>
          <w:rFonts w:ascii="Calibri" w:hAnsi="Calibri" w:cs="Calibri" w:hint="cs"/>
          <w:b/>
          <w:bCs/>
          <w:rtl/>
        </w:rPr>
        <w:t>סוגי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גידולים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נפוצים</w:t>
      </w:r>
    </w:p>
    <w:p w14:paraId="34CCBAE7" w14:textId="262A3A68" w:rsidR="00EE3509" w:rsidRPr="00EE3509" w:rsidRDefault="00EE3509" w:rsidP="00EE350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רוב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הראשוניים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-80%)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ויכולים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להתפשט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לרקמות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סמוכות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-20%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שבדרך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מסכני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חיים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עדיין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לבעיות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בהתאם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למיקומם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וגודלם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שני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נפוצים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>:</w:t>
      </w:r>
    </w:p>
    <w:p w14:paraId="2D2AF0A8" w14:textId="77777777" w:rsidR="00EE3509" w:rsidRPr="00EE3509" w:rsidRDefault="00EE3509" w:rsidP="00EE350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גליומות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Gliomas</w:t>
      </w:r>
      <w:r w:rsidRPr="00EE3509">
        <w:rPr>
          <w:rFonts w:ascii="Calibri" w:hAnsi="Calibri" w:cs="Calibri"/>
          <w:rtl/>
        </w:rPr>
        <w:t xml:space="preserve">) - </w:t>
      </w:r>
      <w:r w:rsidRPr="00EE3509">
        <w:rPr>
          <w:rFonts w:ascii="Calibri" w:hAnsi="Calibri" w:cs="Calibri" w:hint="cs"/>
          <w:rtl/>
        </w:rPr>
        <w:t>קבוצת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הנובעים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מתאי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גליה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תומכים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במוח</w:t>
      </w:r>
      <w:r w:rsidRPr="00EE3509">
        <w:rPr>
          <w:rFonts w:ascii="Calibri" w:hAnsi="Calibri" w:cs="Calibri"/>
          <w:rtl/>
        </w:rPr>
        <w:t>.</w:t>
      </w:r>
    </w:p>
    <w:p w14:paraId="566CDED2" w14:textId="2A950357" w:rsidR="00EE3509" w:rsidRPr="00EE3509" w:rsidRDefault="00EE3509" w:rsidP="00EE350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בלוטת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יתר</w:t>
      </w:r>
      <w:r w:rsidR="0018448B">
        <w:rPr>
          <w:rFonts w:ascii="Calibri" w:hAnsi="Calibri" w:cs="Calibri" w:hint="cs"/>
          <w:rtl/>
        </w:rPr>
        <w:t xml:space="preserve"> המוח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Pituitary Tumors</w:t>
      </w:r>
      <w:r w:rsidRPr="00EE3509">
        <w:rPr>
          <w:rFonts w:ascii="Calibri" w:hAnsi="Calibri" w:cs="Calibri"/>
          <w:rtl/>
        </w:rPr>
        <w:t xml:space="preserve">) -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הגדלים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בבלוטת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היחידה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המווסתת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הורמונים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חשובים</w:t>
      </w:r>
      <w:r w:rsidRPr="00EE3509">
        <w:rPr>
          <w:rFonts w:ascii="Calibri" w:hAnsi="Calibri" w:cs="Calibri"/>
          <w:rtl/>
        </w:rPr>
        <w:t>.</w:t>
      </w:r>
    </w:p>
    <w:p w14:paraId="6E2A7F77" w14:textId="204A1D13" w:rsidR="00EE3509" w:rsidRPr="007553B9" w:rsidRDefault="00EE3509" w:rsidP="007553B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מננגיומות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Meningiomas</w:t>
      </w:r>
      <w:r w:rsidRPr="00EE3509">
        <w:rPr>
          <w:rFonts w:ascii="Calibri" w:hAnsi="Calibri" w:cs="Calibri"/>
          <w:rtl/>
        </w:rPr>
        <w:t xml:space="preserve">) </w:t>
      </w:r>
      <w:r w:rsidRPr="00EE3509">
        <w:rPr>
          <w:rFonts w:ascii="Calibri" w:hAnsi="Calibri" w:cs="Calibri" w:hint="cs"/>
          <w:rtl/>
        </w:rPr>
        <w:t>הן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ושכיחים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היוצאים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מקרומי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המוח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ללחץ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ונזק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מתפשטים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ספונטנית</w:t>
      </w:r>
      <w:r w:rsidRPr="00EE3509">
        <w:rPr>
          <w:rFonts w:ascii="Calibri" w:hAnsi="Calibri" w:cs="Calibri"/>
          <w:rtl/>
        </w:rPr>
        <w:t>.</w:t>
      </w:r>
    </w:p>
    <w:p w14:paraId="6F68E7F2" w14:textId="77777777" w:rsidR="00EE3509" w:rsidRPr="00EE3509" w:rsidRDefault="00EE3509" w:rsidP="00EE3509">
      <w:pPr>
        <w:rPr>
          <w:rFonts w:ascii="Calibri" w:hAnsi="Calibri" w:cs="Calibri"/>
          <w:b/>
          <w:bCs/>
          <w:rtl/>
        </w:rPr>
      </w:pPr>
      <w:r w:rsidRPr="00EE3509">
        <w:rPr>
          <w:rFonts w:ascii="Calibri" w:hAnsi="Calibri" w:cs="Calibri" w:hint="cs"/>
          <w:b/>
          <w:bCs/>
          <w:rtl/>
        </w:rPr>
        <w:t>תהליך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האבחנה</w:t>
      </w:r>
    </w:p>
    <w:p w14:paraId="0FFA6F07" w14:textId="5D39A0B2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גילוי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כולל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שלבים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חשובים</w:t>
      </w:r>
      <w:r w:rsidRPr="00EE3509">
        <w:rPr>
          <w:rFonts w:ascii="Calibri" w:hAnsi="Calibri" w:cs="Calibri"/>
          <w:rtl/>
        </w:rPr>
        <w:t>:</w:t>
      </w:r>
    </w:p>
    <w:p w14:paraId="65CA7361" w14:textId="6AF83011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/>
          <w:rtl/>
        </w:rPr>
        <w:t xml:space="preserve">1. </w:t>
      </w:r>
      <w:r w:rsidRPr="00EE3509">
        <w:rPr>
          <w:rFonts w:ascii="Calibri" w:hAnsi="Calibri" w:cs="Calibri" w:hint="cs"/>
          <w:rtl/>
        </w:rPr>
        <w:t>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ראשוני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סימפטומים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כמו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כאבי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בחילות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התקפים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ושיבושים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תפקודיים</w:t>
      </w:r>
      <w:r w:rsidRPr="00EE3509">
        <w:rPr>
          <w:rFonts w:ascii="Calibri" w:hAnsi="Calibri" w:cs="Calibri"/>
          <w:rtl/>
        </w:rPr>
        <w:t>.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2.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הדמיה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סריקות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/>
        </w:rPr>
        <w:t>CT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/>
        </w:rPr>
        <w:t>MRI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מיקומו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גודלו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וצורתו</w:t>
      </w:r>
      <w:r w:rsidRPr="00EE3509">
        <w:rPr>
          <w:rFonts w:ascii="Calibri" w:hAnsi="Calibri" w:cs="Calibri"/>
          <w:rtl/>
        </w:rPr>
        <w:t xml:space="preserve">.  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3. </w:t>
      </w:r>
      <w:r w:rsidRPr="00EE3509">
        <w:rPr>
          <w:rFonts w:ascii="Calibri" w:hAnsi="Calibri" w:cs="Calibri" w:hint="cs"/>
          <w:rtl/>
        </w:rPr>
        <w:t>ביופסיה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לעיתים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נדרשת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כדי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לאבחן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בדיוק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ולקבוע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מתאים</w:t>
      </w:r>
      <w:r w:rsidRPr="00EE3509">
        <w:rPr>
          <w:rFonts w:ascii="Calibri" w:hAnsi="Calibri" w:cs="Calibri"/>
          <w:rtl/>
        </w:rPr>
        <w:t>.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4.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משלימות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דם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הערכות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נוירולוגיות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ותפקודיות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להבנת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השפעות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>.</w:t>
      </w:r>
    </w:p>
    <w:p w14:paraId="22B93791" w14:textId="77777777" w:rsidR="00EE3509" w:rsidRPr="00EE3509" w:rsidRDefault="00EE3509" w:rsidP="00EE3509">
      <w:pPr>
        <w:rPr>
          <w:rFonts w:ascii="Calibri" w:hAnsi="Calibri" w:cs="Calibri"/>
          <w:rtl/>
        </w:rPr>
      </w:pPr>
    </w:p>
    <w:p w14:paraId="36957BA9" w14:textId="77777777" w:rsidR="00EE3509" w:rsidRPr="007553B9" w:rsidRDefault="00EE3509" w:rsidP="00EE3509">
      <w:pPr>
        <w:rPr>
          <w:rFonts w:ascii="Calibri" w:hAnsi="Calibri" w:cs="Calibri"/>
          <w:b/>
          <w:bCs/>
          <w:rtl/>
        </w:rPr>
      </w:pPr>
      <w:r w:rsidRPr="007553B9">
        <w:rPr>
          <w:rFonts w:ascii="Calibri" w:hAnsi="Calibri" w:cs="Calibri" w:hint="cs"/>
          <w:b/>
          <w:bCs/>
          <w:rtl/>
        </w:rPr>
        <w:t>חשיבות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האבחון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המוקדם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והמדויק</w:t>
      </w:r>
    </w:p>
    <w:p w14:paraId="1CCF127E" w14:textId="7F4C73A0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חיוני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מתקדמים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נזק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בלתי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הפיך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מאפשר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ומשפר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סיכויי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החלמה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יש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חשיבות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שכן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יש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במידת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הממאירות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תגובה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לטיפולים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אבחנה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מכוונת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הגישה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הטיפולית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המתאימה</w:t>
      </w:r>
      <w:r w:rsidRPr="00EE3509">
        <w:rPr>
          <w:rFonts w:ascii="Calibri" w:hAnsi="Calibri" w:cs="Calibri"/>
          <w:rtl/>
        </w:rPr>
        <w:t>.</w:t>
      </w:r>
    </w:p>
    <w:p w14:paraId="4F052372" w14:textId="77777777" w:rsidR="00EE3509" w:rsidRPr="007553B9" w:rsidRDefault="00EE3509" w:rsidP="00EE3509">
      <w:pPr>
        <w:rPr>
          <w:rFonts w:ascii="Calibri" w:hAnsi="Calibri" w:cs="Calibri"/>
          <w:b/>
          <w:bCs/>
          <w:rtl/>
        </w:rPr>
      </w:pPr>
      <w:r w:rsidRPr="007553B9">
        <w:rPr>
          <w:rFonts w:ascii="Calibri" w:hAnsi="Calibri" w:cs="Calibri" w:hint="cs"/>
          <w:b/>
          <w:bCs/>
          <w:rtl/>
        </w:rPr>
        <w:t>שילוב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למידת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מכונה</w:t>
      </w:r>
    </w:p>
    <w:p w14:paraId="03E6E70A" w14:textId="3C408EEC" w:rsidR="00FB7AF3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בשנים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האחרונות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למידת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עמוקה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deep learning</w:t>
      </w:r>
      <w:r w:rsidRPr="00EE3509">
        <w:rPr>
          <w:rFonts w:ascii="Calibri" w:hAnsi="Calibri" w:cs="Calibri"/>
          <w:rtl/>
        </w:rPr>
        <w:t xml:space="preserve">) </w:t>
      </w:r>
      <w:r w:rsidRPr="00EE3509">
        <w:rPr>
          <w:rFonts w:ascii="Calibri" w:hAnsi="Calibri" w:cs="Calibri" w:hint="cs"/>
          <w:rtl/>
        </w:rPr>
        <w:t>מוטמעת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באמצעות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ניתוח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ממוכן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תמונות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הדמיה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וסיווג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ודפוסים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חיזוי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תגובה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וניטור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התקדמות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כלים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מהווים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עזר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לרופאים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מחליפים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התפקיד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האנושי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הקריטי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בשלב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זה</w:t>
      </w:r>
      <w:r w:rsidRPr="00EE3509">
        <w:rPr>
          <w:rFonts w:ascii="Calibri" w:hAnsi="Calibri" w:cs="Calibri"/>
          <w:rtl/>
        </w:rPr>
        <w:t xml:space="preserve">. 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 w:hint="cs"/>
          <w:rtl/>
        </w:rPr>
        <w:t>תהליכי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למידה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עמוקה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יכולים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לזהות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באופן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יותר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מרופאים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מאפיינים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מסוימים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בתמונות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שמצביעים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ממוקם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עשויים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לסייע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יותר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חשודים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ובכך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לשפר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בטיחות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ויעילות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האבחון</w:t>
      </w:r>
      <w:r w:rsidRPr="00EE3509">
        <w:rPr>
          <w:rFonts w:ascii="Calibri" w:hAnsi="Calibri" w:cs="Calibri"/>
          <w:rtl/>
        </w:rPr>
        <w:t>.</w:t>
      </w:r>
    </w:p>
    <w:p w14:paraId="72925B5E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5D3FE29E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64A658F7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638C7216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3C692137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377A53C0" w14:textId="77777777" w:rsidR="002675CE" w:rsidRPr="002675CE" w:rsidRDefault="002675CE" w:rsidP="002675CE">
      <w:pPr>
        <w:rPr>
          <w:rtl/>
        </w:rPr>
      </w:pPr>
    </w:p>
    <w:p w14:paraId="366374A8" w14:textId="77777777" w:rsidR="00323048" w:rsidRDefault="00323048" w:rsidP="00FD1508">
      <w:pPr>
        <w:pStyle w:val="Heading2"/>
        <w:rPr>
          <w:rFonts w:ascii="Calibri" w:hAnsi="Calibri" w:cs="Calibri"/>
          <w:rtl/>
        </w:rPr>
      </w:pPr>
    </w:p>
    <w:p w14:paraId="161E97EE" w14:textId="3B43E2E0" w:rsidR="00FD1508" w:rsidRPr="00D34FCE" w:rsidRDefault="00D34FCE" w:rsidP="00FD1508">
      <w:pPr>
        <w:pStyle w:val="Heading2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190B6D" w:rsidRPr="00585431">
        <w:rPr>
          <w:rFonts w:ascii="Calibri" w:hAnsi="Calibri" w:cs="Calibri"/>
          <w:rtl/>
        </w:rPr>
        <w:t>אתגרים</w:t>
      </w:r>
    </w:p>
    <w:p w14:paraId="2DD6FF52" w14:textId="6A2699E4" w:rsidR="00E44ABB" w:rsidRPr="00DA2361" w:rsidRDefault="00E44ABB" w:rsidP="00A20F08">
      <w:pPr>
        <w:rPr>
          <w:rFonts w:ascii="Calibri" w:hAnsi="Calibri" w:cs="Calibri"/>
          <w:rtl/>
        </w:rPr>
      </w:pPr>
      <w:r w:rsidRPr="00DA2361">
        <w:rPr>
          <w:rFonts w:ascii="Calibri" w:hAnsi="Calibri" w:cs="Calibri" w:hint="cs"/>
          <w:rtl/>
        </w:rPr>
        <w:t>במהלך הפרוי</w:t>
      </w:r>
      <w:r w:rsidR="00F54B07" w:rsidRPr="00DA2361">
        <w:rPr>
          <w:rFonts w:ascii="Calibri" w:hAnsi="Calibri" w:cs="Calibri" w:hint="cs"/>
          <w:rtl/>
        </w:rPr>
        <w:t>קט</w:t>
      </w:r>
      <w:r w:rsidR="00174521" w:rsidRPr="00DA2361">
        <w:rPr>
          <w:rFonts w:ascii="Calibri" w:hAnsi="Calibri" w:cs="Calibri" w:hint="cs"/>
          <w:rtl/>
        </w:rPr>
        <w:t xml:space="preserve"> התגלנו לנו מס אתגרים</w:t>
      </w:r>
      <w:r w:rsidR="00D34FCE" w:rsidRPr="00DA2361">
        <w:rPr>
          <w:rFonts w:ascii="Calibri" w:hAnsi="Calibri" w:cs="Calibri" w:hint="cs"/>
          <w:rtl/>
        </w:rPr>
        <w:t>:</w:t>
      </w:r>
    </w:p>
    <w:p w14:paraId="06572EF5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בחירת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קוד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מתאים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63BA8851" w14:textId="70479CCC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תחילת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Kaggle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נחשפנו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למגוון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רחב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קודים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ומודלים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הכרנו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כמו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שיטות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מגוונות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לבסוף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בחרנו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בקוד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יחסית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פשוט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דיוק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</w:t>
      </w:r>
      <w:r w:rsidRPr="0006061E">
        <w:rPr>
          <w:rFonts w:ascii="Calibri" w:hAnsi="Calibri" w:cs="Calibri"/>
          <w:rtl/>
        </w:rPr>
        <w:t xml:space="preserve">-80%, </w:t>
      </w:r>
      <w:r w:rsidRPr="0006061E">
        <w:rPr>
          <w:rFonts w:ascii="Calibri" w:hAnsi="Calibri" w:cs="Calibri" w:hint="cs"/>
          <w:rtl/>
        </w:rPr>
        <w:t>מתוך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כוונה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לשפרו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בהמשך</w:t>
      </w:r>
      <w:r w:rsidRPr="0006061E">
        <w:rPr>
          <w:rFonts w:ascii="Calibri" w:hAnsi="Calibri" w:cs="Calibri"/>
          <w:rtl/>
        </w:rPr>
        <w:t>.</w:t>
      </w:r>
    </w:p>
    <w:p w14:paraId="38289135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הכנת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נתוני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תמונה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5BE501F2" w14:textId="058FF6C7" w:rsidR="00241C33" w:rsidRDefault="0006061E" w:rsidP="000C1580">
      <w:pPr>
        <w:pStyle w:val="ListParagraph"/>
        <w:ind w:left="360"/>
        <w:rPr>
          <w:rFonts w:ascii="Calibri" w:hAnsi="Calibri" w:cs="Calibri"/>
          <w:u w:val="single"/>
          <w:rtl/>
        </w:rPr>
      </w:pPr>
      <w:r w:rsidRPr="0006061E">
        <w:rPr>
          <w:rFonts w:ascii="Calibri" w:hAnsi="Calibri" w:cs="Calibri" w:hint="cs"/>
          <w:rtl/>
        </w:rPr>
        <w:t>גילינו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שתי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גישות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עיקריות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להכנת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נתוני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תמונה</w:t>
      </w:r>
      <w:r w:rsidRPr="0006061E">
        <w:rPr>
          <w:rFonts w:ascii="Calibri" w:hAnsi="Calibri" w:cs="Calibri"/>
          <w:rtl/>
        </w:rPr>
        <w:t>:</w:t>
      </w:r>
      <w:r>
        <w:rPr>
          <w:rFonts w:ascii="Calibri" w:hAnsi="Calibri" w:cs="Calibri"/>
          <w:rtl/>
        </w:rPr>
        <w:br/>
      </w:r>
      <w:r w:rsidRPr="003B2970">
        <w:rPr>
          <w:rFonts w:ascii="Calibri" w:hAnsi="Calibri" w:cs="Calibri" w:hint="cs"/>
          <w:u w:val="single"/>
          <w:rtl/>
        </w:rPr>
        <w:t>שמירה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 w:hint="cs"/>
          <w:u w:val="single"/>
          <w:rtl/>
        </w:rPr>
        <w:t>כרשימה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 w:hint="cs"/>
          <w:u w:val="single"/>
          <w:rtl/>
        </w:rPr>
        <w:t>בתוך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/>
          <w:u w:val="single"/>
        </w:rPr>
        <w:t>Data Frame</w:t>
      </w:r>
      <w:r w:rsidRPr="00241C33">
        <w:rPr>
          <w:rFonts w:ascii="Calibri" w:hAnsi="Calibri" w:cs="Calibri"/>
          <w:u w:val="single"/>
          <w:rtl/>
        </w:rPr>
        <w:t>: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כתובת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נשמרת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בעמודה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אחת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והמחלקה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אליה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היא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שייכת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בעמודה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בשם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/>
        </w:rPr>
        <w:t>labels</w:t>
      </w:r>
      <w:r w:rsidRPr="0006061E">
        <w:rPr>
          <w:rFonts w:ascii="Calibri" w:hAnsi="Calibri" w:cs="Calibri"/>
          <w:rtl/>
        </w:rPr>
        <w:t xml:space="preserve">". </w:t>
      </w:r>
      <w:r w:rsidRPr="0006061E">
        <w:rPr>
          <w:rFonts w:ascii="Calibri" w:hAnsi="Calibri" w:cs="Calibri" w:hint="cs"/>
          <w:rtl/>
        </w:rPr>
        <w:t>כתוצאה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מכך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נוצר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משתנה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אחד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המחזיק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ערכי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והן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ערכי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המחלקה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 w:hint="cs"/>
          <w:rtl/>
        </w:rPr>
        <w:t>ראה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נספח</w:t>
      </w:r>
      <w:r w:rsidR="001722BD">
        <w:rPr>
          <w:rFonts w:ascii="Calibri" w:hAnsi="Calibri" w:cs="Calibri" w:hint="cs"/>
          <w:rtl/>
        </w:rPr>
        <w:t>ים)</w:t>
      </w:r>
    </w:p>
    <w:p w14:paraId="568E3D52" w14:textId="0313790F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241C33">
        <w:rPr>
          <w:rFonts w:ascii="Calibri" w:hAnsi="Calibri" w:cs="Calibri" w:hint="cs"/>
          <w:u w:val="single"/>
          <w:rtl/>
        </w:rPr>
        <w:t>המרת</w:t>
      </w:r>
      <w:r w:rsidRPr="00241C33">
        <w:rPr>
          <w:rFonts w:ascii="Calibri" w:hAnsi="Calibri" w:cs="Calibri"/>
          <w:u w:val="single"/>
          <w:rtl/>
        </w:rPr>
        <w:t xml:space="preserve"> </w:t>
      </w:r>
      <w:r w:rsidRPr="00241C33">
        <w:rPr>
          <w:rFonts w:ascii="Calibri" w:hAnsi="Calibri" w:cs="Calibri" w:hint="cs"/>
          <w:u w:val="single"/>
          <w:rtl/>
        </w:rPr>
        <w:t>התמונה</w:t>
      </w:r>
      <w:r w:rsidRPr="00241C33">
        <w:rPr>
          <w:rFonts w:ascii="Calibri" w:hAnsi="Calibri" w:cs="Calibri"/>
          <w:u w:val="single"/>
          <w:rtl/>
        </w:rPr>
        <w:t xml:space="preserve"> </w:t>
      </w:r>
      <w:r w:rsidRPr="00241C33">
        <w:rPr>
          <w:rFonts w:ascii="Calibri" w:hAnsi="Calibri" w:cs="Calibri" w:hint="cs"/>
          <w:u w:val="single"/>
          <w:rtl/>
        </w:rPr>
        <w:t>למטריצה</w:t>
      </w:r>
      <w:r w:rsidRPr="00241C33">
        <w:rPr>
          <w:rFonts w:ascii="Calibri" w:hAnsi="Calibri" w:cs="Calibri"/>
          <w:u w:val="single"/>
          <w:rtl/>
        </w:rPr>
        <w:t>: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באמצעות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ספריית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NumPy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למספרים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בגודל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הפיקסלים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המוגדר</w:t>
      </w:r>
      <w:r w:rsidRPr="0006061E">
        <w:rPr>
          <w:rFonts w:ascii="Calibri" w:hAnsi="Calibri" w:cs="Calibri"/>
          <w:rtl/>
        </w:rPr>
        <w:t xml:space="preserve">. </w:t>
      </w:r>
      <w:r w:rsidRPr="0006061E">
        <w:rPr>
          <w:rFonts w:ascii="Calibri" w:hAnsi="Calibri" w:cs="Calibri" w:hint="cs"/>
          <w:rtl/>
        </w:rPr>
        <w:t>תהליך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יוצר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שני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משתנים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נפרדים</w:t>
      </w:r>
      <w:r w:rsidRPr="0006061E">
        <w:rPr>
          <w:rFonts w:ascii="Calibri" w:hAnsi="Calibri" w:cs="Calibri"/>
          <w:rtl/>
        </w:rPr>
        <w:t xml:space="preserve">: </w:t>
      </w:r>
      <w:r w:rsidRPr="0006061E">
        <w:rPr>
          <w:rFonts w:ascii="Calibri" w:hAnsi="Calibri" w:cs="Calibri"/>
        </w:rPr>
        <w:t>X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Y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עבור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האימון</w:t>
      </w:r>
      <w:r w:rsidRPr="0006061E">
        <w:rPr>
          <w:rFonts w:ascii="Calibri" w:hAnsi="Calibri" w:cs="Calibri"/>
          <w:rtl/>
        </w:rPr>
        <w:t>/</w:t>
      </w:r>
      <w:r w:rsidRPr="0006061E">
        <w:rPr>
          <w:rFonts w:ascii="Calibri" w:hAnsi="Calibri" w:cs="Calibri" w:hint="cs"/>
          <w:rtl/>
        </w:rPr>
        <w:t>מבחן</w:t>
      </w:r>
      <w:r w:rsidRPr="0006061E">
        <w:rPr>
          <w:rFonts w:ascii="Calibri" w:hAnsi="Calibri" w:cs="Calibri"/>
          <w:rtl/>
        </w:rPr>
        <w:t>/</w:t>
      </w:r>
      <w:r w:rsidRPr="0006061E">
        <w:rPr>
          <w:rFonts w:ascii="Calibri" w:hAnsi="Calibri" w:cs="Calibri" w:hint="cs"/>
          <w:rtl/>
        </w:rPr>
        <w:t>ולידציה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 w:hint="cs"/>
          <w:rtl/>
        </w:rPr>
        <w:t>ראה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נספח</w:t>
      </w:r>
      <w:r w:rsidR="001722BD">
        <w:rPr>
          <w:rFonts w:ascii="Calibri" w:hAnsi="Calibri" w:cs="Calibri" w:hint="cs"/>
          <w:rtl/>
        </w:rPr>
        <w:t>ים</w:t>
      </w:r>
      <w:r w:rsidRPr="0006061E">
        <w:rPr>
          <w:rFonts w:ascii="Calibri" w:hAnsi="Calibri" w:cs="Calibri"/>
          <w:rtl/>
        </w:rPr>
        <w:t>)</w:t>
      </w:r>
      <w:r w:rsidR="000468CA">
        <w:rPr>
          <w:rFonts w:ascii="Calibri" w:hAnsi="Calibri" w:cs="Calibri" w:hint="cs"/>
          <w:rtl/>
        </w:rPr>
        <w:t>.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פורמט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מטריצה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/>
        </w:rPr>
        <w:t>NP</w:t>
      </w:r>
      <w:r w:rsidRPr="0006061E">
        <w:rPr>
          <w:rFonts w:ascii="Calibri" w:hAnsi="Calibri" w:cs="Calibri"/>
          <w:rtl/>
        </w:rPr>
        <w:t xml:space="preserve">) </w:t>
      </w:r>
      <w:r w:rsidRPr="0006061E">
        <w:rPr>
          <w:rFonts w:ascii="Calibri" w:hAnsi="Calibri" w:cs="Calibri" w:hint="cs"/>
          <w:rtl/>
        </w:rPr>
        <w:t>נוחה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ויעילה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="000468CA">
        <w:rPr>
          <w:rFonts w:ascii="Calibri" w:hAnsi="Calibri" w:cs="Calibri" w:hint="cs"/>
          <w:rtl/>
        </w:rPr>
        <w:t xml:space="preserve"> ורוב הקודים מוכנים לעבודה בפורמט הזה, אולם ה</w:t>
      </w:r>
      <w:r w:rsidR="0018690E">
        <w:rPr>
          <w:rFonts w:ascii="Calibri" w:hAnsi="Calibri" w:cs="Calibri" w:hint="cs"/>
          <w:rtl/>
        </w:rPr>
        <w:t xml:space="preserve">כנת הנתונים של הקוד שלנו הייתה בפורמט הראשון מה שהקשה ליצור את ההתאמה בין הקודים </w:t>
      </w:r>
      <w:r w:rsidRPr="0006061E">
        <w:rPr>
          <w:rFonts w:ascii="Calibri" w:hAnsi="Calibri" w:cs="Calibri"/>
          <w:rtl/>
        </w:rPr>
        <w:t>.</w:t>
      </w:r>
      <w:r w:rsidR="0018690E">
        <w:rPr>
          <w:rFonts w:ascii="Calibri" w:hAnsi="Calibri" w:cs="Calibri" w:hint="cs"/>
          <w:rtl/>
        </w:rPr>
        <w:t>בנוסף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פורמט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מאפשר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ביצוע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פעולות</w:t>
      </w:r>
      <w:r w:rsidRPr="0006061E">
        <w:rPr>
          <w:rFonts w:ascii="Calibri" w:hAnsi="Calibri" w:cs="Calibri"/>
          <w:rtl/>
        </w:rPr>
        <w:t xml:space="preserve"> </w:t>
      </w:r>
      <w:r w:rsidR="0018690E" w:rsidRPr="0006061E">
        <w:rPr>
          <w:rFonts w:ascii="Calibri" w:hAnsi="Calibri" w:cs="Calibri" w:hint="cs"/>
          <w:rtl/>
        </w:rPr>
        <w:t>נרמול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="0018690E">
        <w:rPr>
          <w:rFonts w:ascii="Calibri" w:hAnsi="Calibri" w:cs="Calibri" w:hint="cs"/>
          <w:rtl/>
        </w:rPr>
        <w:t>ע</w:t>
      </w:r>
      <w:r w:rsidRPr="0006061E">
        <w:rPr>
          <w:rFonts w:ascii="Calibri" w:hAnsi="Calibri" w:cs="Calibri" w:hint="cs"/>
          <w:rtl/>
        </w:rPr>
        <w:t>יבוד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נתונים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</w:t>
      </w:r>
      <w:r w:rsidR="00B72739">
        <w:rPr>
          <w:rFonts w:ascii="Calibri" w:hAnsi="Calibri" w:cs="Calibri" w:hint="cs"/>
          <w:rtl/>
        </w:rPr>
        <w:t>הביא לנו תוצאות טובות יותר על אותו מודל</w:t>
      </w:r>
      <w:r w:rsidRPr="0006061E">
        <w:rPr>
          <w:rFonts w:ascii="Calibri" w:hAnsi="Calibri" w:cs="Calibri"/>
          <w:rtl/>
        </w:rPr>
        <w:t>.</w:t>
      </w:r>
    </w:p>
    <w:p w14:paraId="68AE8AC0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סוג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התמונות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58A00E3C" w14:textId="56A08F83" w:rsid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בניגוד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למשימות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קלסיפיקציה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 w:hint="cs"/>
          <w:rtl/>
        </w:rPr>
        <w:t>קלאסיות</w:t>
      </w:r>
      <w:r w:rsidRPr="0006061E">
        <w:rPr>
          <w:rFonts w:ascii="Calibri" w:hAnsi="Calibri" w:cs="Calibri"/>
          <w:rtl/>
        </w:rPr>
        <w:t>" (</w:t>
      </w:r>
      <w:r w:rsidRPr="0006061E">
        <w:rPr>
          <w:rFonts w:ascii="Calibri" w:hAnsi="Calibri" w:cs="Calibri" w:hint="cs"/>
          <w:rtl/>
        </w:rPr>
        <w:t>כגון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זיהוי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כלב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חתול</w:t>
      </w:r>
      <w:r w:rsidRPr="0006061E">
        <w:rPr>
          <w:rFonts w:ascii="Calibri" w:hAnsi="Calibri" w:cs="Calibri"/>
          <w:rtl/>
        </w:rPr>
        <w:t xml:space="preserve">), </w:t>
      </w:r>
      <w:r w:rsidRPr="0006061E">
        <w:rPr>
          <w:rFonts w:ascii="Calibri" w:hAnsi="Calibri" w:cs="Calibri" w:hint="cs"/>
          <w:rtl/>
        </w:rPr>
        <w:t>עבדנו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תצלומי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MRI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ומטרתנו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הייתה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לחזות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סוג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המופיע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בהם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כיוון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שאין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רפואי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מקצועי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ידענו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להבדיל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סוגי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השונים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בתמונה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יצירת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דאטה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מחודשת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גרמה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לחשש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המידע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יוצרים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איכותי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מספיק</w:t>
      </w:r>
      <w:r w:rsidRPr="0006061E">
        <w:rPr>
          <w:rFonts w:ascii="Calibri" w:hAnsi="Calibri" w:cs="Calibri"/>
          <w:rtl/>
        </w:rPr>
        <w:t>,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שאף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 w:hint="cs"/>
          <w:rtl/>
        </w:rPr>
        <w:t>נמחק</w:t>
      </w:r>
      <w:r w:rsidRPr="0006061E">
        <w:rPr>
          <w:rFonts w:ascii="Calibri" w:hAnsi="Calibri" w:cs="Calibri"/>
          <w:rtl/>
        </w:rPr>
        <w:t xml:space="preserve">" </w:t>
      </w:r>
      <w:r w:rsidRPr="0006061E">
        <w:rPr>
          <w:rFonts w:ascii="Calibri" w:hAnsi="Calibri" w:cs="Calibri" w:hint="cs"/>
          <w:rtl/>
        </w:rPr>
        <w:t>בטעות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שיגרום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למחשב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לזהות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כבריאה</w:t>
      </w:r>
      <w:r w:rsidRPr="0006061E">
        <w:rPr>
          <w:rFonts w:ascii="Calibri" w:hAnsi="Calibri" w:cs="Calibri"/>
          <w:rtl/>
        </w:rPr>
        <w:t>.</w:t>
      </w:r>
    </w:p>
    <w:p w14:paraId="2A35108C" w14:textId="1A9CEE3C" w:rsidR="00E3718C" w:rsidRPr="0006061E" w:rsidRDefault="001F4CC6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1F4CC6">
        <w:rPr>
          <w:rFonts w:ascii="Calibri" w:hAnsi="Calibri" w:cs="Calibri" w:hint="cs"/>
          <w:b/>
          <w:bCs/>
          <w:rtl/>
        </w:rPr>
        <w:t>:</w:t>
      </w:r>
      <w:r w:rsidR="00C51EBD" w:rsidRPr="00C51EBD">
        <w:rPr>
          <w:rFonts w:ascii="Calibri" w:hAnsi="Calibri" w:cs="Calibri"/>
          <w:b/>
          <w:bCs/>
        </w:rPr>
        <w:t xml:space="preserve"> Data augmentation</w:t>
      </w:r>
      <w:r w:rsidR="00E3718C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  <w:rtl/>
        </w:rPr>
        <w:br/>
      </w:r>
      <w:r w:rsidR="00474414">
        <w:rPr>
          <w:rFonts w:ascii="Calibri" w:hAnsi="Calibri" w:cs="Calibri" w:hint="cs"/>
          <w:rtl/>
        </w:rPr>
        <w:t xml:space="preserve">יצרת מחלקות מאוזנות: כאשר הסתכלנו </w:t>
      </w:r>
      <w:r w:rsidR="00C51EBD">
        <w:rPr>
          <w:rFonts w:ascii="Calibri" w:hAnsi="Calibri" w:cs="Calibri" w:hint="cs"/>
          <w:rtl/>
        </w:rPr>
        <w:t>ב</w:t>
      </w:r>
      <w:r w:rsidR="00474414">
        <w:rPr>
          <w:rFonts w:ascii="Calibri" w:hAnsi="Calibri" w:cs="Calibri" w:hint="cs"/>
          <w:rtl/>
        </w:rPr>
        <w:t xml:space="preserve"> </w:t>
      </w:r>
      <w:r w:rsidR="00C51EBD">
        <w:rPr>
          <w:rFonts w:ascii="Calibri" w:hAnsi="Calibri" w:cs="Calibri"/>
        </w:rPr>
        <w:t>Data</w:t>
      </w:r>
      <w:r w:rsidR="00C90F53">
        <w:rPr>
          <w:rFonts w:ascii="Calibri" w:hAnsi="Calibri" w:cs="Calibri" w:hint="cs"/>
          <w:rtl/>
        </w:rPr>
        <w:t xml:space="preserve"> של</w:t>
      </w:r>
      <w:r w:rsidR="00C51EBD">
        <w:rPr>
          <w:rFonts w:ascii="Calibri" w:hAnsi="Calibri" w:cs="Calibri" w:hint="cs"/>
          <w:rtl/>
        </w:rPr>
        <w:t>נו ראינו כי היא</w:t>
      </w:r>
      <w:r w:rsidR="00C90F53">
        <w:rPr>
          <w:rFonts w:ascii="Calibri" w:hAnsi="Calibri" w:cs="Calibri" w:hint="cs"/>
          <w:rtl/>
        </w:rPr>
        <w:t xml:space="preserve"> </w:t>
      </w:r>
      <w:r w:rsidR="00800105">
        <w:rPr>
          <w:rFonts w:ascii="Calibri" w:hAnsi="Calibri" w:cs="Calibri" w:hint="cs"/>
          <w:rtl/>
        </w:rPr>
        <w:t xml:space="preserve">לא </w:t>
      </w:r>
      <w:r w:rsidR="00C90F53">
        <w:rPr>
          <w:rFonts w:ascii="Calibri" w:hAnsi="Calibri" w:cs="Calibri" w:hint="cs"/>
          <w:rtl/>
        </w:rPr>
        <w:t>מאוזנת בין המחלקות ולא מאוזנת ביחס בין אימון למבחן</w:t>
      </w:r>
      <w:r w:rsidR="00C51EBD">
        <w:rPr>
          <w:rFonts w:ascii="Calibri" w:hAnsi="Calibri" w:cs="Calibri" w:hint="cs"/>
          <w:rtl/>
        </w:rPr>
        <w:t xml:space="preserve">. </w:t>
      </w:r>
      <w:r w:rsidR="00C90F53">
        <w:rPr>
          <w:rFonts w:ascii="Calibri" w:hAnsi="Calibri" w:cs="Calibri" w:hint="cs"/>
          <w:rtl/>
        </w:rPr>
        <w:t xml:space="preserve">יצרנו קוד שרץ על כל הדאטה </w:t>
      </w:r>
      <w:r w:rsidR="00C51EBD">
        <w:rPr>
          <w:rFonts w:ascii="Calibri" w:hAnsi="Calibri" w:cs="Calibri" w:hint="cs"/>
          <w:rtl/>
        </w:rPr>
        <w:t>ומשכפל</w:t>
      </w:r>
      <w:r w:rsidR="002647D5">
        <w:rPr>
          <w:rFonts w:ascii="Calibri" w:hAnsi="Calibri" w:cs="Calibri" w:hint="cs"/>
          <w:rtl/>
        </w:rPr>
        <w:t xml:space="preserve"> תמונות בעזרת </w:t>
      </w:r>
      <w:r w:rsidR="000C046D" w:rsidRPr="000C046D">
        <w:rPr>
          <w:rFonts w:ascii="Calibri" w:hAnsi="Calibri" w:cs="Calibri"/>
        </w:rPr>
        <w:t>Data augmentation</w:t>
      </w:r>
      <w:r w:rsidR="000C046D">
        <w:rPr>
          <w:rFonts w:ascii="Calibri" w:hAnsi="Calibri" w:cs="Calibri" w:hint="cs"/>
          <w:rtl/>
        </w:rPr>
        <w:t xml:space="preserve"> על מנת לא</w:t>
      </w:r>
      <w:r w:rsidR="007F5005">
        <w:rPr>
          <w:rFonts w:ascii="Calibri" w:hAnsi="Calibri" w:cs="Calibri" w:hint="cs"/>
          <w:rtl/>
        </w:rPr>
        <w:t xml:space="preserve">זן בין המחלקות </w:t>
      </w:r>
      <w:r w:rsidR="00C51EBD">
        <w:rPr>
          <w:rFonts w:ascii="Calibri" w:hAnsi="Calibri" w:cs="Calibri" w:hint="cs"/>
          <w:rtl/>
        </w:rPr>
        <w:t xml:space="preserve">ולאזן בין האימון למבחן </w:t>
      </w:r>
    </w:p>
    <w:p w14:paraId="2018D07A" w14:textId="77777777" w:rsidR="000C1580" w:rsidRDefault="0006061E" w:rsidP="000C1580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06061E">
        <w:rPr>
          <w:rFonts w:ascii="Calibri" w:hAnsi="Calibri" w:cs="Calibri" w:hint="cs"/>
          <w:b/>
          <w:bCs/>
          <w:rtl/>
        </w:rPr>
        <w:t>בחירת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מודל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מתאים</w:t>
      </w:r>
      <w:r w:rsidRPr="0006061E">
        <w:rPr>
          <w:rFonts w:ascii="Calibri" w:hAnsi="Calibri" w:cs="Calibri"/>
          <w:b/>
          <w:bCs/>
          <w:rtl/>
        </w:rPr>
        <w:t>:</w:t>
      </w:r>
      <w:r>
        <w:rPr>
          <w:rFonts w:ascii="Calibri" w:hAnsi="Calibri" w:cs="Calibri" w:hint="cs"/>
          <w:rtl/>
        </w:rPr>
        <w:t xml:space="preserve"> </w:t>
      </w:r>
    </w:p>
    <w:p w14:paraId="26B1615F" w14:textId="04A3EF1D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לאחר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מחקר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מקיף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הבנו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שעבור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משימות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קלסיפיקציה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תמונות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MRI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מומלץ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להשתמש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בטכניקת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סגמנטציה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/>
        </w:rPr>
        <w:t>segmentation</w:t>
      </w:r>
      <w:r w:rsidRPr="0006061E">
        <w:rPr>
          <w:rFonts w:ascii="Calibri" w:hAnsi="Calibri" w:cs="Calibri"/>
          <w:rtl/>
        </w:rPr>
        <w:t>).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טכניקה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מאפשרת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בידוד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באמצעות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משחק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פילטרים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גילינו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שזוהי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משימה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מורכבת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שחשבנו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בתחילה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ולכן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בחרנו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להתמקד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במודלים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מוכרים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לנו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נוסף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מומלץ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MRI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הוא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UNET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שעובד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סגמנטציה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ולכן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יעיל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לבעיה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מסוג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זאת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גם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בשחזור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נתקלנו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בקשיים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ונאלצנו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לוותר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עליו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בשלב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>.</w:t>
      </w:r>
    </w:p>
    <w:p w14:paraId="574E16FE" w14:textId="77777777" w:rsidR="00BB2E57" w:rsidRPr="0006061E" w:rsidRDefault="00BB2E57" w:rsidP="00D10DBC">
      <w:pPr>
        <w:rPr>
          <w:rtl/>
        </w:rPr>
      </w:pPr>
    </w:p>
    <w:p w14:paraId="3F7B504A" w14:textId="38B4CF76" w:rsidR="00FB7AF3" w:rsidRDefault="00FD1508" w:rsidP="00D10DBC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 xml:space="preserve">בעיות דומות </w:t>
      </w:r>
    </w:p>
    <w:p w14:paraId="4FB85FE2" w14:textId="5EA781CA" w:rsidR="00CF2E89" w:rsidRDefault="00183FB1" w:rsidP="00CF2E89">
      <w:pPr>
        <w:rPr>
          <w:rFonts w:ascii="Calibri" w:hAnsi="Calibri" w:cs="Calibri"/>
          <w:rtl/>
        </w:rPr>
      </w:pPr>
      <w:r w:rsidRPr="00183FB1">
        <w:rPr>
          <w:rFonts w:ascii="Calibri" w:hAnsi="Calibri" w:cs="Calibri" w:hint="cs"/>
          <w:rtl/>
        </w:rPr>
        <w:t>כאש</w:t>
      </w:r>
      <w:r>
        <w:rPr>
          <w:rFonts w:ascii="Calibri" w:hAnsi="Calibri" w:cs="Calibri" w:hint="cs"/>
          <w:rtl/>
        </w:rPr>
        <w:t xml:space="preserve">ר חקרנו על המודל שאיתו אנחנו עובדים </w:t>
      </w:r>
      <w:r w:rsidR="00EB3E85" w:rsidRPr="00EB3E85">
        <w:rPr>
          <w:rFonts w:ascii="Calibri" w:hAnsi="Calibri" w:cs="Calibri"/>
        </w:rPr>
        <w:t>EfficientNet</w:t>
      </w:r>
      <w:r w:rsidR="00BD1271">
        <w:rPr>
          <w:rFonts w:ascii="Calibri" w:hAnsi="Calibri" w:cs="Calibri"/>
        </w:rPr>
        <w:t>B3</w:t>
      </w:r>
      <w:r w:rsidR="00BD1271">
        <w:rPr>
          <w:rFonts w:ascii="Calibri" w:hAnsi="Calibri" w:cs="Calibri" w:hint="cs"/>
          <w:rtl/>
        </w:rPr>
        <w:t xml:space="preserve"> הר</w:t>
      </w:r>
      <w:r w:rsidR="000B7A1A">
        <w:rPr>
          <w:rFonts w:ascii="Calibri" w:hAnsi="Calibri" w:cs="Calibri" w:hint="cs"/>
          <w:rtl/>
        </w:rPr>
        <w:t>צנו בדיקות בגוגל על מנת למצוא מידע על המודל , י לא הכרנו אותו לפני. נתקלנו במאמר שנקרא</w:t>
      </w:r>
      <w:r w:rsidR="00CF2E89">
        <w:rPr>
          <w:rFonts w:ascii="Calibri" w:hAnsi="Calibri" w:cs="Calibri" w:hint="cs"/>
          <w:rtl/>
        </w:rPr>
        <w:t>:</w:t>
      </w:r>
    </w:p>
    <w:p w14:paraId="0B3D47EF" w14:textId="22DEFA56" w:rsidR="00183FB1" w:rsidRPr="003B0913" w:rsidRDefault="003B0913" w:rsidP="00CF2E89">
      <w:pPr>
        <w:jc w:val="center"/>
        <w:rPr>
          <w:rStyle w:val="Hyperlink"/>
          <w:rFonts w:ascii="Calibri" w:hAnsi="Calibri" w:cs="Calibri"/>
          <w:rtl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>HYPERLINK "https://medium.com/@enrico.randellini/image-classification-resnet-vs-efficientnet-vs-efficientnet-v2-vs-compact-convolutional-c205838bbf49"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 w:rsidR="00CF2E89" w:rsidRPr="003B0913">
        <w:rPr>
          <w:rStyle w:val="Hyperlink"/>
          <w:rFonts w:ascii="Calibri" w:hAnsi="Calibri" w:cs="Calibri"/>
        </w:rPr>
        <w:t>Image classification: ResNet vs EfficientNet vs Effici</w:t>
      </w:r>
      <w:bookmarkStart w:id="1" w:name="_Hlt163061063"/>
      <w:bookmarkStart w:id="2" w:name="_Hlt163061064"/>
      <w:r w:rsidR="00CF2E89" w:rsidRPr="003B0913">
        <w:rPr>
          <w:rStyle w:val="Hyperlink"/>
          <w:rFonts w:ascii="Calibri" w:hAnsi="Calibri" w:cs="Calibri"/>
        </w:rPr>
        <w:t>e</w:t>
      </w:r>
      <w:bookmarkEnd w:id="1"/>
      <w:bookmarkEnd w:id="2"/>
      <w:r w:rsidR="00CF2E89" w:rsidRPr="003B0913">
        <w:rPr>
          <w:rStyle w:val="Hyperlink"/>
          <w:rFonts w:ascii="Calibri" w:hAnsi="Calibri" w:cs="Calibri"/>
        </w:rPr>
        <w:t>ntNet_v2 vs Compact Convolutional Transformers"</w:t>
      </w:r>
      <w:r w:rsidR="00CF2E89" w:rsidRPr="003B0913">
        <w:rPr>
          <w:rStyle w:val="Hyperlink"/>
          <w:rFonts w:ascii="Calibri" w:hAnsi="Calibri" w:cs="Calibri" w:hint="cs"/>
          <w:rtl/>
        </w:rPr>
        <w:t>"</w:t>
      </w:r>
      <w:bookmarkStart w:id="3" w:name="_Hlt163061081"/>
      <w:bookmarkStart w:id="4" w:name="_Hlt163061082"/>
      <w:bookmarkEnd w:id="3"/>
      <w:bookmarkEnd w:id="4"/>
    </w:p>
    <w:p w14:paraId="121DF8D0" w14:textId="128A207C" w:rsidR="00E662DC" w:rsidRPr="009C2D57" w:rsidRDefault="003B0913" w:rsidP="00DB55AD">
      <w:pPr>
        <w:rPr>
          <w:rFonts w:ascii="Calibri" w:hAnsi="Calibri" w:cs="Calibri"/>
          <w:rtl/>
        </w:rPr>
      </w:pPr>
      <w:r>
        <w:rPr>
          <w:rFonts w:ascii="Calibri" w:hAnsi="Calibri" w:cs="Calibri"/>
        </w:rPr>
        <w:fldChar w:fldCharType="end"/>
      </w:r>
      <w:r w:rsidR="00E662DC" w:rsidRPr="009C2D57">
        <w:rPr>
          <w:rFonts w:ascii="Calibri" w:hAnsi="Calibri" w:cs="Calibri" w:hint="cs"/>
          <w:rtl/>
        </w:rPr>
        <w:t xml:space="preserve">במאמר </w:t>
      </w:r>
      <w:r w:rsidR="006C58E2" w:rsidRPr="009C2D57">
        <w:rPr>
          <w:rFonts w:ascii="Calibri" w:hAnsi="Calibri" w:cs="Calibri" w:hint="cs"/>
          <w:rtl/>
        </w:rPr>
        <w:t xml:space="preserve">מסבירים </w:t>
      </w:r>
      <w:r w:rsidR="00E662DC" w:rsidRPr="009C2D57">
        <w:rPr>
          <w:rFonts w:ascii="Calibri" w:hAnsi="Calibri" w:cs="Calibri" w:hint="cs"/>
          <w:rtl/>
        </w:rPr>
        <w:t xml:space="preserve"> על </w:t>
      </w:r>
      <w:r w:rsidR="006C58E2" w:rsidRPr="009C2D57">
        <w:rPr>
          <w:rFonts w:ascii="Calibri" w:hAnsi="Calibri" w:cs="Calibri" w:hint="cs"/>
          <w:rtl/>
        </w:rPr>
        <w:t>המודלים ו</w:t>
      </w:r>
      <w:r w:rsidR="00A32B43" w:rsidRPr="009C2D57">
        <w:rPr>
          <w:rFonts w:ascii="Calibri" w:hAnsi="Calibri" w:cs="Calibri" w:hint="cs"/>
          <w:rtl/>
        </w:rPr>
        <w:t>על ההבדלים בניהם</w:t>
      </w:r>
      <w:r w:rsidR="00E662DC" w:rsidRPr="009C2D57">
        <w:rPr>
          <w:rFonts w:ascii="Calibri" w:hAnsi="Calibri" w:cs="Calibri" w:hint="cs"/>
          <w:rtl/>
        </w:rPr>
        <w:t xml:space="preserve">, </w:t>
      </w:r>
      <w:r w:rsidR="00A527CB" w:rsidRPr="009C2D57">
        <w:rPr>
          <w:rFonts w:ascii="Calibri" w:hAnsi="Calibri" w:cs="Calibri" w:hint="cs"/>
          <w:rtl/>
        </w:rPr>
        <w:t xml:space="preserve">בהמשך </w:t>
      </w:r>
      <w:r w:rsidR="00500DAB" w:rsidRPr="009C2D57">
        <w:rPr>
          <w:rFonts w:ascii="Calibri" w:hAnsi="Calibri" w:cs="Calibri" w:hint="cs"/>
          <w:rtl/>
        </w:rPr>
        <w:t xml:space="preserve">להפתעתנו </w:t>
      </w:r>
      <w:r w:rsidR="00A527CB" w:rsidRPr="009C2D57">
        <w:rPr>
          <w:rFonts w:ascii="Calibri" w:hAnsi="Calibri" w:cs="Calibri" w:hint="cs"/>
          <w:rtl/>
        </w:rPr>
        <w:t xml:space="preserve">גילנו שהמאמר </w:t>
      </w:r>
      <w:r w:rsidR="004C7DC8" w:rsidRPr="009C2D57">
        <w:rPr>
          <w:rFonts w:ascii="Calibri" w:hAnsi="Calibri" w:cs="Calibri" w:hint="cs"/>
          <w:rtl/>
        </w:rPr>
        <w:t>לצורך השוואה בין המודלים מש</w:t>
      </w:r>
      <w:r w:rsidR="00500DAB" w:rsidRPr="009C2D57">
        <w:rPr>
          <w:rFonts w:ascii="Calibri" w:hAnsi="Calibri" w:cs="Calibri" w:hint="cs"/>
          <w:rtl/>
        </w:rPr>
        <w:t>תמש באותה דאטה סט שיש לנו ובאותה שאלת מחקר</w:t>
      </w:r>
      <w:r w:rsidR="00367400" w:rsidRPr="009C2D57">
        <w:rPr>
          <w:rFonts w:ascii="Calibri" w:hAnsi="Calibri" w:cs="Calibri" w:hint="cs"/>
          <w:rtl/>
        </w:rPr>
        <w:t xml:space="preserve">. </w:t>
      </w:r>
      <w:r w:rsidR="00391F5B">
        <w:rPr>
          <w:rFonts w:ascii="Calibri" w:hAnsi="Calibri" w:cs="Calibri" w:hint="cs"/>
          <w:rtl/>
        </w:rPr>
        <w:t xml:space="preserve">נעזרנו במאמר </w:t>
      </w:r>
      <w:r w:rsidR="00AC7165">
        <w:rPr>
          <w:rFonts w:ascii="Calibri" w:hAnsi="Calibri" w:cs="Calibri" w:hint="cs"/>
          <w:rtl/>
        </w:rPr>
        <w:t xml:space="preserve">לטובת קבלת רעיונות </w:t>
      </w:r>
      <w:r w:rsidR="003D2DE1">
        <w:rPr>
          <w:rFonts w:ascii="Calibri" w:hAnsi="Calibri" w:cs="Calibri" w:hint="cs"/>
          <w:rtl/>
        </w:rPr>
        <w:t xml:space="preserve">וכיוני חקירה </w:t>
      </w:r>
      <w:r w:rsidR="00AC7165">
        <w:rPr>
          <w:rFonts w:ascii="Calibri" w:hAnsi="Calibri" w:cs="Calibri" w:hint="cs"/>
          <w:rtl/>
        </w:rPr>
        <w:t>איך לעבוד עם הדאטה סט שלנו</w:t>
      </w:r>
      <w:r w:rsidR="003D2DE1">
        <w:rPr>
          <w:rFonts w:ascii="Calibri" w:hAnsi="Calibri" w:cs="Calibri" w:hint="cs"/>
          <w:rtl/>
        </w:rPr>
        <w:t>.</w:t>
      </w:r>
      <w:r w:rsidR="005200CA">
        <w:rPr>
          <w:rFonts w:ascii="Calibri" w:hAnsi="Calibri" w:cs="Calibri"/>
          <w:rtl/>
        </w:rPr>
        <w:br/>
      </w:r>
      <w:r w:rsidR="005200CA">
        <w:rPr>
          <w:rFonts w:ascii="Calibri" w:hAnsi="Calibri" w:cs="Calibri" w:hint="cs"/>
          <w:rtl/>
        </w:rPr>
        <w:t xml:space="preserve">כאשר החלטנו לחולל תמונות בעזרת </w:t>
      </w:r>
      <w:r w:rsidR="007A1008" w:rsidRPr="007A1008">
        <w:rPr>
          <w:rFonts w:ascii="Calibri" w:hAnsi="Calibri" w:cs="Calibri"/>
        </w:rPr>
        <w:t>Data augmentation</w:t>
      </w:r>
      <w:r w:rsidR="007A1008">
        <w:rPr>
          <w:rFonts w:ascii="Calibri" w:hAnsi="Calibri" w:cs="Calibri" w:hint="cs"/>
          <w:rtl/>
        </w:rPr>
        <w:t xml:space="preserve"> נעזרנו </w:t>
      </w:r>
      <w:r w:rsidR="0000579A">
        <w:rPr>
          <w:rFonts w:ascii="Calibri" w:hAnsi="Calibri" w:cs="Calibri" w:hint="cs"/>
          <w:rtl/>
        </w:rPr>
        <w:t>ב</w:t>
      </w:r>
      <w:r w:rsidR="007A1008">
        <w:rPr>
          <w:rFonts w:ascii="Calibri" w:hAnsi="Calibri" w:cs="Calibri" w:hint="cs"/>
          <w:rtl/>
        </w:rPr>
        <w:t xml:space="preserve">פרמטרים </w:t>
      </w:r>
      <w:r w:rsidR="0000579A">
        <w:rPr>
          <w:rFonts w:ascii="Calibri" w:hAnsi="Calibri" w:cs="Calibri" w:hint="cs"/>
          <w:rtl/>
        </w:rPr>
        <w:t>של המאמר ו</w:t>
      </w:r>
      <w:r w:rsidR="00D36035">
        <w:rPr>
          <w:rFonts w:ascii="Calibri" w:hAnsi="Calibri" w:cs="Calibri" w:hint="cs"/>
          <w:rtl/>
        </w:rPr>
        <w:t xml:space="preserve">על מנת לא לפגוע באיכות התמונה יותר מידי, </w:t>
      </w:r>
      <w:r w:rsidR="00F44C8A">
        <w:rPr>
          <w:rFonts w:ascii="Calibri" w:hAnsi="Calibri" w:cs="Calibri" w:hint="cs"/>
          <w:rtl/>
        </w:rPr>
        <w:t xml:space="preserve">מה </w:t>
      </w:r>
      <w:r w:rsidR="00EE4866">
        <w:rPr>
          <w:rFonts w:ascii="Calibri" w:hAnsi="Calibri" w:cs="Calibri" w:hint="cs"/>
          <w:rtl/>
        </w:rPr>
        <w:t>שעזר</w:t>
      </w:r>
      <w:r w:rsidR="00F44C8A">
        <w:rPr>
          <w:rFonts w:ascii="Calibri" w:hAnsi="Calibri" w:cs="Calibri" w:hint="cs"/>
          <w:rtl/>
        </w:rPr>
        <w:t xml:space="preserve"> לנו להתמודד עם האתגר השלישי</w:t>
      </w:r>
      <w:r w:rsidR="002F3FC1">
        <w:rPr>
          <w:rFonts w:ascii="Calibri" w:hAnsi="Calibri" w:cs="Calibri" w:hint="cs"/>
          <w:rtl/>
        </w:rPr>
        <w:t>.</w:t>
      </w:r>
    </w:p>
    <w:p w14:paraId="002FA07B" w14:textId="77777777" w:rsidR="002030C1" w:rsidRPr="007A1008" w:rsidRDefault="002030C1" w:rsidP="00DB55AD">
      <w:pPr>
        <w:rPr>
          <w:rFonts w:ascii="Calibri" w:hAnsi="Calibri" w:cs="Calibri"/>
          <w:rtl/>
        </w:rPr>
      </w:pPr>
    </w:p>
    <w:p w14:paraId="7FF08032" w14:textId="77777777" w:rsidR="00D8512F" w:rsidRPr="00CF778A" w:rsidRDefault="00D8512F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3E431308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179D7081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0EE60003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63097B82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4F2A729B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6149AAF4" w14:textId="01162AC3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4A733476" w14:textId="77777777" w:rsidR="00052462" w:rsidRDefault="00052462">
      <w:pPr>
        <w:bidi w:val="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lastRenderedPageBreak/>
        <w:br w:type="page"/>
      </w:r>
    </w:p>
    <w:p w14:paraId="0164DC5B" w14:textId="2EB20788" w:rsidR="005C246E" w:rsidRPr="008928BD" w:rsidRDefault="007B4059" w:rsidP="008928BD">
      <w:pPr>
        <w:pStyle w:val="Heading2"/>
        <w:rPr>
          <w:rFonts w:ascii="Calibri" w:hAnsi="Calibri" w:cs="Calibri"/>
          <w:rtl/>
        </w:rPr>
      </w:pPr>
      <w:r w:rsidRPr="00017D1D">
        <w:rPr>
          <w:rFonts w:ascii="Calibri" w:hAnsi="Calibri" w:cs="Calibri" w:hint="cs"/>
          <w:rtl/>
        </w:rPr>
        <w:lastRenderedPageBreak/>
        <w:t>הסבר על המודלים שהשתמשנו</w:t>
      </w:r>
    </w:p>
    <w:p w14:paraId="74492FE3" w14:textId="0A27434E" w:rsidR="005C246E" w:rsidRDefault="005C246E" w:rsidP="005C246E">
      <w:pPr>
        <w:jc w:val="center"/>
        <w:rPr>
          <w:rFonts w:cs="Arial"/>
          <w:rtl/>
        </w:rPr>
      </w:pPr>
      <w:r w:rsidRPr="005C246E">
        <w:rPr>
          <w:b/>
          <w:bCs/>
        </w:rPr>
        <w:t>EfficientNetB3</w:t>
      </w:r>
    </w:p>
    <w:p w14:paraId="7A43B59F" w14:textId="5D25867D" w:rsidR="00A12247" w:rsidRDefault="001B2B14" w:rsidP="00032E57">
      <w:pPr>
        <w:rPr>
          <w:rFonts w:ascii="Calibri" w:hAnsi="Calibri" w:cs="Calibri"/>
          <w:rtl/>
        </w:rPr>
      </w:pPr>
      <w:r w:rsidRPr="0021253D">
        <w:rPr>
          <w:rFonts w:ascii="Calibri" w:hAnsi="Calibri" w:cs="Calibri" w:hint="cs"/>
          <w:rtl/>
        </w:rPr>
        <w:t>מודל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שפותח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ידי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חוקרים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בגוגל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בשנת</w:t>
      </w:r>
      <w:r w:rsidRPr="0021253D">
        <w:rPr>
          <w:rFonts w:ascii="Calibri" w:hAnsi="Calibri" w:cs="Calibri"/>
          <w:rtl/>
        </w:rPr>
        <w:t xml:space="preserve"> 2019. </w:t>
      </w:r>
      <w:r w:rsidRPr="0021253D">
        <w:rPr>
          <w:rFonts w:ascii="Calibri" w:hAnsi="Calibri" w:cs="Calibri" w:hint="cs"/>
          <w:rtl/>
        </w:rPr>
        <w:t>הוא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מורכב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</w:t>
      </w:r>
      <w:r w:rsidRPr="0021253D">
        <w:rPr>
          <w:rFonts w:ascii="Calibri" w:hAnsi="Calibri" w:cs="Calibri"/>
          <w:rtl/>
        </w:rPr>
        <w:t xml:space="preserve">-12 </w:t>
      </w:r>
      <w:r w:rsidRPr="0021253D">
        <w:rPr>
          <w:rFonts w:ascii="Calibri" w:hAnsi="Calibri" w:cs="Calibri" w:hint="cs"/>
          <w:rtl/>
        </w:rPr>
        <w:t>שכבות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מסננים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וחיבורים</w:t>
      </w:r>
      <w:r w:rsidRPr="0021253D">
        <w:rPr>
          <w:rFonts w:ascii="Calibri" w:hAnsi="Calibri" w:cs="Calibri"/>
          <w:rtl/>
        </w:rPr>
        <w:t>,</w:t>
      </w:r>
      <w:r w:rsidR="0021253D" w:rsidRPr="0021253D">
        <w:rPr>
          <w:rFonts w:ascii="Calibri" w:hAnsi="Calibri" w:cs="Calibri"/>
          <w:rtl/>
        </w:rPr>
        <w:t xml:space="preserve"> , </w:t>
      </w:r>
      <w:r w:rsidR="0021253D" w:rsidRPr="0021253D">
        <w:rPr>
          <w:rFonts w:ascii="Calibri" w:hAnsi="Calibri" w:cs="Calibri" w:hint="cs"/>
          <w:rtl/>
        </w:rPr>
        <w:t>שכבות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נורמליזציה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ופעולות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לא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לינאריות.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שתוכננו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באופן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יעיל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במיוחד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כדי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לשפר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הביצועים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תוך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צמצום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העומס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החישובי</w:t>
      </w:r>
      <w:r w:rsidRPr="0021253D">
        <w:rPr>
          <w:rFonts w:ascii="Calibri" w:hAnsi="Calibri" w:cs="Calibri"/>
          <w:rtl/>
        </w:rPr>
        <w:t xml:space="preserve">. </w:t>
      </w:r>
      <w:r w:rsidR="00385119" w:rsidRPr="0021253D">
        <w:rPr>
          <w:rFonts w:ascii="Calibri" w:hAnsi="Calibri" w:cs="Calibri" w:hint="cs"/>
          <w:rtl/>
        </w:rPr>
        <w:t xml:space="preserve"> </w:t>
      </w:r>
      <w:r w:rsidR="00385119" w:rsidRPr="0021253D">
        <w:rPr>
          <w:rFonts w:ascii="Calibri" w:hAnsi="Calibri" w:cs="Calibri"/>
          <w:rtl/>
        </w:rPr>
        <w:br/>
      </w:r>
      <w:r w:rsidRPr="0021253D">
        <w:rPr>
          <w:rFonts w:ascii="Calibri" w:hAnsi="Calibri" w:cs="Calibri" w:hint="cs"/>
          <w:rtl/>
        </w:rPr>
        <w:t>מודל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טוב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במיוחד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ולסיווג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תמונות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במגוון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רחב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מטלות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כולל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פנים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תנועה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חפצים</w:t>
      </w:r>
      <w:r w:rsidR="00930DA6" w:rsidRPr="0021253D">
        <w:rPr>
          <w:rFonts w:ascii="Calibri" w:hAnsi="Calibri" w:cs="Calibri" w:hint="cs"/>
          <w:rtl/>
        </w:rPr>
        <w:t xml:space="preserve"> או במקרה שלנו </w:t>
      </w:r>
      <w:r w:rsidR="00930DA6" w:rsidRPr="0021253D">
        <w:rPr>
          <w:rFonts w:ascii="Calibri" w:hAnsi="Calibri" w:cs="Calibri"/>
        </w:rPr>
        <w:t>MRI</w:t>
      </w:r>
      <w:r w:rsidR="00930DA6" w:rsidRPr="0021253D">
        <w:rPr>
          <w:rFonts w:ascii="Calibri" w:hAnsi="Calibri" w:cs="Calibri" w:hint="cs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הארכיטקטורה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החדשנית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שלו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המשלבת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טכניקות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כגון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מנגנון</w:t>
      </w:r>
      <w:r w:rsidRPr="0021253D">
        <w:rPr>
          <w:rFonts w:ascii="Calibri" w:hAnsi="Calibri" w:cs="Calibri"/>
          <w:rtl/>
        </w:rPr>
        <w:t xml:space="preserve"> "</w:t>
      </w:r>
      <w:r w:rsidRPr="0021253D">
        <w:rPr>
          <w:rFonts w:ascii="Calibri" w:hAnsi="Calibri" w:cs="Calibri" w:hint="cs"/>
          <w:rtl/>
        </w:rPr>
        <w:t>מסלול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מדורג</w:t>
      </w:r>
      <w:r w:rsidRPr="0021253D">
        <w:rPr>
          <w:rFonts w:ascii="Calibri" w:hAnsi="Calibri" w:cs="Calibri"/>
          <w:rtl/>
        </w:rPr>
        <w:t>"</w:t>
      </w:r>
      <w:r w:rsidR="00032E57" w:rsidRPr="0021253D">
        <w:rPr>
          <w:rFonts w:ascii="Calibri" w:hAnsi="Calibri" w:cs="Calibri" w:hint="cs"/>
          <w:rtl/>
        </w:rPr>
        <w:t xml:space="preserve"> מאפשר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לשלב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באופן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יעיל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מסננים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מרובים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בגדלים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שונים</w:t>
      </w:r>
      <w:r w:rsidR="00032E57" w:rsidRPr="0021253D">
        <w:rPr>
          <w:rFonts w:ascii="Calibri" w:hAnsi="Calibri" w:cs="Calibri"/>
          <w:rtl/>
        </w:rPr>
        <w:t xml:space="preserve">, </w:t>
      </w:r>
      <w:r w:rsidR="00032E57" w:rsidRPr="0021253D">
        <w:rPr>
          <w:rFonts w:ascii="Calibri" w:hAnsi="Calibri" w:cs="Calibri" w:hint="cs"/>
          <w:rtl/>
        </w:rPr>
        <w:t>כך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שהמודל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יכול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לתפוס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תבניות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ברזולוציות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שונות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התמונה</w:t>
      </w:r>
      <w:r w:rsidR="00032E57" w:rsidRPr="0021253D">
        <w:rPr>
          <w:rFonts w:ascii="Calibri" w:hAnsi="Calibri" w:cs="Calibri"/>
          <w:rtl/>
        </w:rPr>
        <w:t>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היתרון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המרכזי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/>
        </w:rPr>
        <w:t>EfficientNetB3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הוא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היכולת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לשלב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ביצועים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גבוהים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יעילות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חישובית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דבר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שהופך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אותו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לפופולרי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בהרבה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יישומים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המצריכים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תמונות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בזמן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אמת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מכשירים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ניידים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מוגבלי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משאבים</w:t>
      </w:r>
      <w:r w:rsidR="002B4972" w:rsidRPr="0021253D">
        <w:rPr>
          <w:rFonts w:ascii="Calibri" w:hAnsi="Calibri" w:cs="Calibri" w:hint="cs"/>
          <w:rtl/>
        </w:rPr>
        <w:t xml:space="preserve">. </w:t>
      </w:r>
      <w:r w:rsidR="00A12247" w:rsidRPr="0021253D">
        <w:rPr>
          <w:rFonts w:ascii="Calibri" w:hAnsi="Calibri" w:cs="Calibri" w:hint="cs"/>
          <w:rtl/>
        </w:rPr>
        <w:t>אחד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החסרונות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המודל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דורש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כמות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גדולה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לאימון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יעיל</w:t>
      </w:r>
      <w:r w:rsidR="00A12247" w:rsidRPr="0021253D">
        <w:rPr>
          <w:rFonts w:ascii="Calibri" w:hAnsi="Calibri" w:cs="Calibri"/>
          <w:rtl/>
        </w:rPr>
        <w:t xml:space="preserve">, </w:t>
      </w:r>
      <w:r w:rsidR="00A12247" w:rsidRPr="0021253D">
        <w:rPr>
          <w:rFonts w:ascii="Calibri" w:hAnsi="Calibri" w:cs="Calibri" w:hint="cs"/>
          <w:rtl/>
        </w:rPr>
        <w:t>ועלול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להתקשות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כאשר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כמות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קטנה</w:t>
      </w:r>
      <w:r w:rsidR="00A12247" w:rsidRPr="0021253D">
        <w:rPr>
          <w:rFonts w:ascii="Calibri" w:hAnsi="Calibri" w:cs="Calibri"/>
          <w:rtl/>
        </w:rPr>
        <w:t xml:space="preserve">. </w:t>
      </w:r>
      <w:r w:rsidR="00A12247" w:rsidRPr="0021253D">
        <w:rPr>
          <w:rFonts w:ascii="Calibri" w:hAnsi="Calibri" w:cs="Calibri" w:hint="cs"/>
          <w:rtl/>
        </w:rPr>
        <w:t>לרוב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מתאים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יותר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לקבוצות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גדולות</w:t>
      </w:r>
      <w:r w:rsidR="00A12247" w:rsidRPr="0021253D">
        <w:rPr>
          <w:rFonts w:ascii="Calibri" w:hAnsi="Calibri" w:cs="Calibri"/>
          <w:rtl/>
        </w:rPr>
        <w:t>.</w:t>
      </w:r>
    </w:p>
    <w:p w14:paraId="3E7DD790" w14:textId="4D1EF2EF" w:rsidR="0021253D" w:rsidRPr="0021253D" w:rsidRDefault="00D83F84" w:rsidP="00032E57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9" behindDoc="1" locked="0" layoutInCell="1" allowOverlap="1" wp14:anchorId="75E02B59" wp14:editId="54657F2C">
            <wp:simplePos x="0" y="0"/>
            <wp:positionH relativeFrom="column">
              <wp:posOffset>-264639</wp:posOffset>
            </wp:positionH>
            <wp:positionV relativeFrom="paragraph">
              <wp:posOffset>269957</wp:posOffset>
            </wp:positionV>
            <wp:extent cx="3557270" cy="2432685"/>
            <wp:effectExtent l="0" t="0" r="5080" b="5715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1486538517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8517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BC1">
        <w:rPr>
          <w:rFonts w:ascii="Calibri" w:hAnsi="Calibri" w:cs="Arial"/>
          <w:noProof/>
          <w:rtl/>
        </w:rPr>
        <w:drawing>
          <wp:anchor distT="0" distB="0" distL="114300" distR="114300" simplePos="0" relativeHeight="251658278" behindDoc="1" locked="0" layoutInCell="1" allowOverlap="1" wp14:anchorId="1D67E2B7" wp14:editId="7F13731A">
            <wp:simplePos x="0" y="0"/>
            <wp:positionH relativeFrom="column">
              <wp:posOffset>3382756</wp:posOffset>
            </wp:positionH>
            <wp:positionV relativeFrom="paragraph">
              <wp:posOffset>258362</wp:posOffset>
            </wp:positionV>
            <wp:extent cx="3536950" cy="2706370"/>
            <wp:effectExtent l="0" t="0" r="6350" b="0"/>
            <wp:wrapTight wrapText="bothSides">
              <wp:wrapPolygon edited="0">
                <wp:start x="0" y="0"/>
                <wp:lineTo x="0" y="21438"/>
                <wp:lineTo x="21522" y="21438"/>
                <wp:lineTo x="21522" y="0"/>
                <wp:lineTo x="0" y="0"/>
              </wp:wrapPolygon>
            </wp:wrapTight>
            <wp:docPr id="7385105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05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cs"/>
          <w:rtl/>
        </w:rPr>
        <w:t>חלק ממבנה הארכיטקטורה של המודל</w:t>
      </w:r>
    </w:p>
    <w:p w14:paraId="690ECE71" w14:textId="77777777" w:rsidR="008D57EF" w:rsidRDefault="008D57EF" w:rsidP="00C619F2">
      <w:pPr>
        <w:jc w:val="center"/>
        <w:rPr>
          <w:rFonts w:ascii="Calibri" w:hAnsi="Calibri" w:cs="Calibri"/>
        </w:rPr>
      </w:pPr>
    </w:p>
    <w:p w14:paraId="7EE7912B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A8A714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A0DED6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954ED2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07B11D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8E76C9E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5D7EE7BB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7E349514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14C6D3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2F3A3BD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0DF963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3C0073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CB605B7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93E0788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5BC0656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4921444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058D70EF" w14:textId="7F0049EF" w:rsidR="003D3122" w:rsidRPr="00C619F2" w:rsidRDefault="007A1039" w:rsidP="007A1039">
      <w:pPr>
        <w:jc w:val="center"/>
        <w:rPr>
          <w:rFonts w:cs="Calibri"/>
          <w:b/>
          <w:bCs/>
          <w:rtl/>
        </w:rPr>
      </w:pPr>
      <w:r w:rsidRPr="00C619F2">
        <w:rPr>
          <w:rFonts w:cs="Calibri"/>
          <w:b/>
          <w:bCs/>
        </w:rPr>
        <w:lastRenderedPageBreak/>
        <w:t>MobileNet</w:t>
      </w:r>
    </w:p>
    <w:p w14:paraId="5ECCD2B9" w14:textId="53743C8A" w:rsidR="00C619F2" w:rsidRPr="00C619F2" w:rsidRDefault="00C619F2" w:rsidP="00BC42A7">
      <w:pPr>
        <w:rPr>
          <w:rFonts w:ascii="Calibri" w:hAnsi="Calibri" w:cs="Calibri"/>
          <w:rtl/>
        </w:rPr>
      </w:pP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בניגוד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למודלים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הכבדים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יותר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כמו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/>
        </w:rPr>
        <w:t>VGG16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או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/>
        </w:rPr>
        <w:t>EfficientNetB3</w:t>
      </w:r>
      <w:r>
        <w:rPr>
          <w:rFonts w:ascii="Calibri" w:hAnsi="Calibri" w:cs="Calibri" w:hint="cs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מתמקד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בספקטור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היעילות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והמהירות</w:t>
      </w:r>
      <w:r w:rsidRPr="00C619F2">
        <w:rPr>
          <w:rFonts w:ascii="Calibri" w:hAnsi="Calibri" w:cs="Calibri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המודל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משתמש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בטכניקות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מתקדמות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כדי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להבטיח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תוצאות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מדויקות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על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גם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תחת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תנאי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חוסר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משאבים</w:t>
      </w:r>
      <w:r w:rsidRPr="00C619F2">
        <w:rPr>
          <w:rFonts w:ascii="Calibri" w:hAnsi="Calibri" w:cs="Calibri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בזכות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העיצוב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המיוחד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שלו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יכול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לזהות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ולסווג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במהירות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ובדיוק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והוא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מיועד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ליישומים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כמו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זיהוי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פנים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זיהוי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תנועה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או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סיווג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מתוך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מגוון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רחב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של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מטרות</w:t>
      </w:r>
      <w:r w:rsidRPr="00C619F2">
        <w:rPr>
          <w:rFonts w:ascii="Calibri" w:hAnsi="Calibri" w:cs="Calibri"/>
          <w:rtl/>
        </w:rPr>
        <w:t xml:space="preserve">. </w:t>
      </w:r>
    </w:p>
    <w:p w14:paraId="6396E966" w14:textId="4390754E" w:rsidR="007A1039" w:rsidRPr="00C619F2" w:rsidRDefault="003D73AB" w:rsidP="007A1039">
      <w:pPr>
        <w:jc w:val="center"/>
        <w:rPr>
          <w:rFonts w:ascii="Calibri" w:hAnsi="Calibri" w:cs="Calibri"/>
          <w:rtl/>
        </w:rPr>
      </w:pPr>
      <w:r w:rsidRPr="003D73AB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7" behindDoc="0" locked="0" layoutInCell="1" allowOverlap="1" wp14:anchorId="4ED1B1CA" wp14:editId="21D7CAA7">
            <wp:simplePos x="0" y="0"/>
            <wp:positionH relativeFrom="column">
              <wp:posOffset>3389894</wp:posOffset>
            </wp:positionH>
            <wp:positionV relativeFrom="paragraph">
              <wp:posOffset>336970</wp:posOffset>
            </wp:positionV>
            <wp:extent cx="2973705" cy="5717540"/>
            <wp:effectExtent l="0" t="0" r="0" b="0"/>
            <wp:wrapSquare wrapText="bothSides"/>
            <wp:docPr id="169979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816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B7C30" w14:textId="71BD641A" w:rsidR="008D57EF" w:rsidRDefault="003D73AB" w:rsidP="007A1039">
      <w:pPr>
        <w:jc w:val="center"/>
        <w:rPr>
          <w:rFonts w:ascii="Calibri" w:hAnsi="Calibri" w:cs="Calibri"/>
          <w:rtl/>
        </w:rPr>
      </w:pPr>
      <w:r w:rsidRPr="003D73AB">
        <w:rPr>
          <w:rFonts w:ascii="Calibri" w:hAnsi="Calibri" w:cs="Calibri"/>
          <w:rtl/>
        </w:rPr>
        <w:t xml:space="preserve"> </w:t>
      </w:r>
      <w:r w:rsidR="009943B5" w:rsidRPr="009943B5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6" behindDoc="0" locked="0" layoutInCell="1" allowOverlap="1" wp14:anchorId="00B4B084" wp14:editId="212E13F5">
            <wp:simplePos x="0" y="0"/>
            <wp:positionH relativeFrom="column">
              <wp:posOffset>249052</wp:posOffset>
            </wp:positionH>
            <wp:positionV relativeFrom="paragraph">
              <wp:posOffset>54395</wp:posOffset>
            </wp:positionV>
            <wp:extent cx="2810510" cy="5355590"/>
            <wp:effectExtent l="0" t="0" r="8890" b="0"/>
            <wp:wrapSquare wrapText="bothSides"/>
            <wp:docPr id="7638903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90314" name="Picture 1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93701" w14:textId="2CE5EF6A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40F4CB90" w14:textId="3938653C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41E9C39E" w14:textId="77777777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6742ECA9" w14:textId="76682B8E" w:rsidR="008D57EF" w:rsidRPr="009943B5" w:rsidRDefault="009943B5" w:rsidP="009943B5">
      <w:pPr>
        <w:bidi w:val="0"/>
        <w:rPr>
          <w:rFonts w:ascii="Calibri" w:hAnsi="Calibri" w:cs="Calibri"/>
        </w:rPr>
      </w:pPr>
      <w:r>
        <w:rPr>
          <w:rFonts w:ascii="Calibri" w:hAnsi="Calibri" w:cs="Calibri"/>
          <w:rtl/>
        </w:rPr>
        <w:br w:type="page"/>
      </w:r>
    </w:p>
    <w:p w14:paraId="61E21B76" w14:textId="6F4939FF" w:rsidR="008D57EF" w:rsidRPr="00BC42A7" w:rsidRDefault="00CB492A" w:rsidP="00DA6321">
      <w:pPr>
        <w:jc w:val="center"/>
        <w:rPr>
          <w:rFonts w:ascii="Calibri" w:hAnsi="Calibri" w:cs="Calibri"/>
          <w:b/>
          <w:bCs/>
          <w:u w:val="single"/>
          <w:rtl/>
        </w:rPr>
      </w:pPr>
      <w:r w:rsidRPr="00BC42A7">
        <w:rPr>
          <w:rFonts w:ascii="Calibri" w:hAnsi="Calibri" w:cs="Calibri"/>
          <w:b/>
          <w:bCs/>
          <w:u w:val="single"/>
        </w:rPr>
        <w:lastRenderedPageBreak/>
        <w:t>VGG16</w:t>
      </w:r>
    </w:p>
    <w:p w14:paraId="559BD19A" w14:textId="0AFF08E0" w:rsidR="003D3122" w:rsidRPr="00CB492A" w:rsidRDefault="00CB492A" w:rsidP="00BC42A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/>
      </w:r>
      <w:r w:rsidR="00BD0BD0">
        <w:rPr>
          <w:rFonts w:ascii="Calibri" w:hAnsi="Calibri" w:cs="Calibri"/>
          <w:b/>
          <w:bCs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מכיל</w:t>
      </w:r>
      <w:r w:rsidR="005169DF" w:rsidRPr="005169DF">
        <w:rPr>
          <w:rFonts w:ascii="Calibri" w:hAnsi="Calibri" w:cs="Calibri"/>
          <w:rtl/>
        </w:rPr>
        <w:t xml:space="preserve"> 16 </w:t>
      </w:r>
      <w:r w:rsidR="005169DF" w:rsidRPr="005169DF">
        <w:rPr>
          <w:rFonts w:ascii="Calibri" w:hAnsi="Calibri" w:cs="Calibri" w:hint="cs"/>
          <w:rtl/>
        </w:rPr>
        <w:t>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רשת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נוירונים</w:t>
      </w:r>
      <w:r w:rsidR="005169DF" w:rsidRPr="005169DF">
        <w:rPr>
          <w:rFonts w:ascii="Calibri" w:hAnsi="Calibri" w:cs="Calibri"/>
          <w:rtl/>
        </w:rPr>
        <w:t xml:space="preserve">, </w:t>
      </w:r>
      <w:r w:rsidR="005169DF" w:rsidRPr="005169DF">
        <w:rPr>
          <w:rFonts w:ascii="Calibri" w:hAnsi="Calibri" w:cs="Calibri" w:hint="cs"/>
          <w:rtl/>
        </w:rPr>
        <w:t>כאשר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מתחלקות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מסננים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ושכבות</w:t>
      </w:r>
      <w:r w:rsidR="005169DF" w:rsidRPr="005169DF">
        <w:rPr>
          <w:rFonts w:ascii="Calibri" w:hAnsi="Calibri" w:cs="Calibri"/>
        </w:rPr>
        <w:t xml:space="preserve"> "Fully" </w:t>
      </w:r>
      <w:r w:rsidR="005E26AB">
        <w:rPr>
          <w:rFonts w:ascii="Calibri" w:hAnsi="Calibri" w:cs="Calibri"/>
        </w:rPr>
        <w:t>–</w:t>
      </w:r>
      <w:r w:rsidR="005169DF" w:rsidRPr="005169DF">
        <w:rPr>
          <w:rFonts w:ascii="Calibri" w:hAnsi="Calibri" w:cs="Calibri"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נראה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הנוירוני</w:t>
      </w:r>
      <w:r w:rsidR="00DA6321">
        <w:rPr>
          <w:rFonts w:ascii="Calibri" w:hAnsi="Calibri" w:cs="Calibri" w:hint="cs"/>
          <w:rtl/>
        </w:rPr>
        <w:t>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ולכן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קלט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בשכבה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הקודמת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משפיע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הנוכחית</w:t>
      </w:r>
      <w:r w:rsidR="005169DF" w:rsidRPr="005169DF">
        <w:rPr>
          <w:rFonts w:ascii="Calibri" w:hAnsi="Calibri" w:cs="Calibri"/>
          <w:rtl/>
        </w:rPr>
        <w:t xml:space="preserve">. </w:t>
      </w:r>
      <w:r w:rsidR="005169DF" w:rsidRPr="005169DF">
        <w:rPr>
          <w:rFonts w:ascii="Calibri" w:hAnsi="Calibri" w:cs="Calibri" w:hint="cs"/>
          <w:rtl/>
        </w:rPr>
        <w:t>בניית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התבססה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הרעיון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הפשוט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קיבוץ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רב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מסננים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קטנים</w:t>
      </w:r>
      <w:r w:rsidR="005169DF" w:rsidRPr="005169DF">
        <w:rPr>
          <w:rFonts w:ascii="Calibri" w:hAnsi="Calibri" w:cs="Calibri"/>
        </w:rPr>
        <w:t xml:space="preserve"> (3x3) </w:t>
      </w:r>
      <w:r w:rsidR="005169DF" w:rsidRPr="005169DF">
        <w:rPr>
          <w:rFonts w:ascii="Calibri" w:hAnsi="Calibri" w:cs="Calibri" w:hint="cs"/>
          <w:rtl/>
        </w:rPr>
        <w:t>עם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פעולת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חישובים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ביניים</w:t>
      </w:r>
      <w:r w:rsidR="005169DF" w:rsidRPr="005169DF">
        <w:rPr>
          <w:rFonts w:ascii="Calibri" w:hAnsi="Calibri" w:cs="Calibri"/>
          <w:rtl/>
        </w:rPr>
        <w:t xml:space="preserve">, </w:t>
      </w:r>
      <w:r w:rsidR="005169DF" w:rsidRPr="005169DF">
        <w:rPr>
          <w:rFonts w:ascii="Calibri" w:hAnsi="Calibri" w:cs="Calibri" w:hint="cs"/>
          <w:rtl/>
        </w:rPr>
        <w:t>המשתמש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ברעיון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זה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ביעילות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גבוהה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לזיהוי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תכונות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מורכבות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בתמונות</w:t>
      </w:r>
      <w:r w:rsidR="005169DF" w:rsidRPr="005169DF">
        <w:rPr>
          <w:rFonts w:ascii="Calibri" w:hAnsi="Calibri" w:cs="Calibri"/>
          <w:rtl/>
        </w:rPr>
        <w:t xml:space="preserve">.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מצריך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יותר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משאבים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וזמן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לאימון</w:t>
      </w:r>
      <w:r w:rsidR="005169DF" w:rsidRPr="005169DF">
        <w:rPr>
          <w:rFonts w:ascii="Calibri" w:hAnsi="Calibri" w:cs="Calibri"/>
          <w:rtl/>
        </w:rPr>
        <w:t xml:space="preserve">, </w:t>
      </w:r>
      <w:r w:rsidR="00AC0F5D">
        <w:rPr>
          <w:rFonts w:ascii="Calibri" w:hAnsi="Calibri" w:cs="Calibri" w:hint="cs"/>
          <w:rtl/>
        </w:rPr>
        <w:t xml:space="preserve">וכמו המודל המקורי שלנו </w:t>
      </w:r>
      <w:r w:rsidR="005169DF" w:rsidRPr="005169DF">
        <w:rPr>
          <w:rFonts w:ascii="Calibri" w:hAnsi="Calibri" w:cs="Calibri" w:hint="cs"/>
          <w:rtl/>
        </w:rPr>
        <w:t>לעיתים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יכול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להתקשות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להתמודד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משימות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מסוימות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כמו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זיהוי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תמונות</w:t>
      </w:r>
      <w:r w:rsidR="005169DF" w:rsidRPr="005169DF">
        <w:rPr>
          <w:rFonts w:ascii="Calibri" w:hAnsi="Calibri" w:cs="Calibri"/>
        </w:rPr>
        <w:t xml:space="preserve"> MRI </w:t>
      </w:r>
      <w:r w:rsidR="005169DF" w:rsidRPr="005169DF">
        <w:rPr>
          <w:rFonts w:ascii="Calibri" w:hAnsi="Calibri" w:cs="Calibri" w:hint="cs"/>
          <w:rtl/>
        </w:rPr>
        <w:t>עקב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וצורת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האימון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שדורשת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גדולה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נתונים</w:t>
      </w:r>
      <w:r w:rsidR="005169DF" w:rsidRPr="005169DF">
        <w:rPr>
          <w:rFonts w:ascii="Calibri" w:hAnsi="Calibri" w:cs="Calibri"/>
          <w:b/>
          <w:bCs/>
        </w:rPr>
        <w:t>.</w:t>
      </w:r>
    </w:p>
    <w:p w14:paraId="5782B6AD" w14:textId="6F1B9912" w:rsidR="007A1039" w:rsidRDefault="00E168AA" w:rsidP="000552C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מבנה הארכיטקטורה של המודל</w:t>
      </w:r>
      <w:r w:rsidRPr="008928BD">
        <w:rPr>
          <w:rFonts w:ascii="Calibri" w:hAnsi="Calibri" w:cs="Calibri"/>
          <w:rtl/>
        </w:rPr>
        <w:t xml:space="preserve"> </w:t>
      </w:r>
      <w:r w:rsidR="007A1039">
        <w:rPr>
          <w:rFonts w:ascii="Calibri" w:hAnsi="Calibri" w:cs="Calibri" w:hint="cs"/>
          <w:rtl/>
        </w:rPr>
        <w:t>:</w:t>
      </w:r>
    </w:p>
    <w:p w14:paraId="737811B3" w14:textId="37F1E789" w:rsidR="000552C1" w:rsidRPr="007A435A" w:rsidRDefault="00086F48" w:rsidP="00A12247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85" behindDoc="0" locked="0" layoutInCell="1" allowOverlap="1" wp14:anchorId="5DCC436F" wp14:editId="341EF004">
            <wp:simplePos x="0" y="0"/>
            <wp:positionH relativeFrom="margin">
              <wp:posOffset>366919</wp:posOffset>
            </wp:positionH>
            <wp:positionV relativeFrom="paragraph">
              <wp:posOffset>158695</wp:posOffset>
            </wp:positionV>
            <wp:extent cx="5542280" cy="2719070"/>
            <wp:effectExtent l="0" t="0" r="1270" b="5080"/>
            <wp:wrapSquare wrapText="bothSides"/>
            <wp:docPr id="544222491" name="Picture 1" descr="Extract Features, Visualize Filters and Feature Maps in VGG16 and VGG19 CNN  Models | by Roland Hewage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ract Features, Visualize Filters and Feature Maps in VGG16 and VGG19 CNN  Models | by Roland Hewage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644" w:rsidRPr="00DA7644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8" behindDoc="0" locked="0" layoutInCell="1" allowOverlap="1" wp14:anchorId="29E5DCF3" wp14:editId="27833C3E">
            <wp:simplePos x="0" y="0"/>
            <wp:positionH relativeFrom="margin">
              <wp:align>center</wp:align>
            </wp:positionH>
            <wp:positionV relativeFrom="paragraph">
              <wp:posOffset>3076603</wp:posOffset>
            </wp:positionV>
            <wp:extent cx="3637915" cy="4621530"/>
            <wp:effectExtent l="0" t="0" r="635" b="7620"/>
            <wp:wrapSquare wrapText="bothSides"/>
            <wp:docPr id="133715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78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644" w:rsidRPr="00DA7644">
        <w:rPr>
          <w:rFonts w:ascii="Calibri" w:hAnsi="Calibri" w:cs="Calibri"/>
          <w:rtl/>
        </w:rPr>
        <w:t xml:space="preserve"> </w:t>
      </w:r>
      <w:r w:rsidR="00494CFF">
        <w:rPr>
          <w:rFonts w:ascii="Calibri" w:hAnsi="Calibri" w:cs="Calibri"/>
          <w:rtl/>
        </w:rPr>
        <w:br w:type="page"/>
      </w:r>
    </w:p>
    <w:p w14:paraId="5D43FE7A" w14:textId="0C82916B" w:rsidR="00C957BF" w:rsidRPr="00585431" w:rsidRDefault="00C957BF" w:rsidP="00DA7B33">
      <w:pPr>
        <w:pStyle w:val="Heading1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lastRenderedPageBreak/>
        <w:t xml:space="preserve">ניתוח נתונים </w:t>
      </w:r>
      <w:r w:rsidR="00DA7B33" w:rsidRPr="00585431">
        <w:rPr>
          <w:rFonts w:ascii="Calibri" w:hAnsi="Calibri" w:cs="Calibri" w:hint="cs"/>
          <w:rtl/>
        </w:rPr>
        <w:t>ראשוני</w:t>
      </w:r>
    </w:p>
    <w:p w14:paraId="03E0AF36" w14:textId="1EAD167B" w:rsidR="00644128" w:rsidRPr="005308F8" w:rsidRDefault="00DF7E52" w:rsidP="00644128">
      <w:pPr>
        <w:rPr>
          <w:rFonts w:ascii="Calibri" w:hAnsi="Calibri" w:cs="Calibri"/>
          <w:rtl/>
        </w:rPr>
      </w:pPr>
      <w:r w:rsidRPr="005308F8">
        <w:rPr>
          <w:rFonts w:ascii="Calibri" w:hAnsi="Calibri" w:cs="Calibri" w:hint="cs"/>
          <w:rtl/>
        </w:rPr>
        <w:t xml:space="preserve">קובץ הנתונים שלנו </w:t>
      </w:r>
      <w:r w:rsidR="00537BE0" w:rsidRPr="005308F8">
        <w:rPr>
          <w:rFonts w:ascii="Calibri" w:hAnsi="Calibri" w:cs="Calibri" w:hint="cs"/>
          <w:rtl/>
        </w:rPr>
        <w:t>הגיע כבר מחולק לסט של אימון וסט של מבחן</w:t>
      </w:r>
      <w:r w:rsidR="005308F8" w:rsidRPr="005308F8">
        <w:rPr>
          <w:rFonts w:ascii="Calibri" w:hAnsi="Calibri" w:cs="Calibri" w:hint="cs"/>
          <w:rtl/>
        </w:rPr>
        <w:t xml:space="preserve">. כל תיקיה הייתה מחולקת ל 4 מחלוקות. </w:t>
      </w:r>
    </w:p>
    <w:p w14:paraId="576337A3" w14:textId="2B246A28" w:rsidR="00265E62" w:rsidRPr="00152FC3" w:rsidRDefault="00A27183" w:rsidP="00152FC3">
      <w:pPr>
        <w:rPr>
          <w:rFonts w:ascii="Calibri" w:hAnsi="Calibri" w:cs="Calibri"/>
          <w:rtl/>
        </w:rPr>
      </w:pPr>
      <w:r w:rsidRPr="00152FC3">
        <w:rPr>
          <w:rFonts w:ascii="Calibri" w:hAnsi="Calibri" w:cs="Calibri" w:hint="cs"/>
          <w:rtl/>
        </w:rPr>
        <w:t xml:space="preserve">סט האימון מכיל : </w:t>
      </w:r>
      <w:r w:rsidR="00265E62" w:rsidRPr="00152FC3">
        <w:rPr>
          <w:rFonts w:ascii="Calibri" w:hAnsi="Calibri" w:cs="Calibri" w:hint="cs"/>
          <w:rtl/>
        </w:rPr>
        <w:t>2870 תמונות</w:t>
      </w:r>
      <w:r w:rsidR="00152FC3">
        <w:rPr>
          <w:rFonts w:ascii="Calibri" w:hAnsi="Calibri" w:cs="Calibri"/>
          <w:rtl/>
        </w:rPr>
        <w:br/>
      </w:r>
      <w:r w:rsidR="00265E62" w:rsidRPr="00152FC3">
        <w:rPr>
          <w:rFonts w:ascii="Calibri" w:hAnsi="Calibri" w:cs="Calibri" w:hint="cs"/>
          <w:rtl/>
        </w:rPr>
        <w:t>סט המבחן מכיל</w:t>
      </w:r>
      <w:r w:rsidR="00152FC3" w:rsidRPr="00152FC3">
        <w:rPr>
          <w:rFonts w:ascii="Calibri" w:hAnsi="Calibri" w:cs="Calibri" w:hint="cs"/>
          <w:rtl/>
        </w:rPr>
        <w:t xml:space="preserve"> :</w:t>
      </w:r>
      <w:r w:rsidR="00152FC3" w:rsidRPr="00152FC3">
        <w:rPr>
          <w:rFonts w:ascii="Calibri" w:hAnsi="Calibri" w:cs="Calibri"/>
        </w:rPr>
        <w:t xml:space="preserve"> </w:t>
      </w:r>
      <w:r w:rsidR="00152FC3" w:rsidRPr="00152FC3">
        <w:rPr>
          <w:rFonts w:ascii="Calibri" w:hAnsi="Calibri" w:cs="Calibri" w:hint="cs"/>
          <w:rtl/>
        </w:rPr>
        <w:t>394 תמונת</w:t>
      </w:r>
    </w:p>
    <w:p w14:paraId="6C7F4626" w14:textId="5023FA1A" w:rsidR="004A37FB" w:rsidRPr="00152FC3" w:rsidRDefault="00F13713" w:rsidP="00152FC3">
      <w:pPr>
        <w:rPr>
          <w:rFonts w:ascii="Calibri" w:hAnsi="Calibri" w:cs="Calibri"/>
          <w:rtl/>
        </w:rPr>
      </w:pPr>
      <w:r w:rsidRPr="00F13713">
        <w:rPr>
          <w:rFonts w:ascii="Calibri" w:hAnsi="Calibri" w:cs="Calibri" w:hint="cs"/>
          <w:rtl/>
        </w:rPr>
        <w:t>ניתן לראות מתצוגת הגרף כי הדאטה אינה מאוזנת בין המחלקות גם בסט אימון וגם בסט מבחן, וכמו כן אינה מאוזנת בין היחס של האימון מבחן עצמו</w:t>
      </w:r>
    </w:p>
    <w:p w14:paraId="7DF32A6D" w14:textId="77777777" w:rsidR="002053F2" w:rsidRPr="00585431" w:rsidRDefault="002053F2" w:rsidP="00D10DBC">
      <w:pPr>
        <w:rPr>
          <w:rFonts w:ascii="Calibri" w:hAnsi="Calibri" w:cs="Calibri"/>
          <w:rtl/>
        </w:rPr>
      </w:pPr>
    </w:p>
    <w:p w14:paraId="708E2944" w14:textId="7A2E3B29" w:rsidR="005308F8" w:rsidRDefault="005308F8" w:rsidP="005308F8">
      <w:pPr>
        <w:jc w:val="center"/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 xml:space="preserve">חלוקה של </w:t>
      </w:r>
      <w:r w:rsidR="00A81B94">
        <w:rPr>
          <w:rFonts w:ascii="Calibri" w:hAnsi="Calibri" w:cs="Calibri" w:hint="cs"/>
          <w:b/>
          <w:bCs/>
          <w:rtl/>
        </w:rPr>
        <w:t>הנתונים</w:t>
      </w:r>
    </w:p>
    <w:p w14:paraId="4C5D7119" w14:textId="081368F0" w:rsidR="005308F8" w:rsidRDefault="00EF606B" w:rsidP="00644128">
      <w:pPr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16A49FFD" wp14:editId="152A4361">
            <wp:simplePos x="0" y="0"/>
            <wp:positionH relativeFrom="column">
              <wp:posOffset>667053</wp:posOffset>
            </wp:positionH>
            <wp:positionV relativeFrom="paragraph">
              <wp:posOffset>36640</wp:posOffset>
            </wp:positionV>
            <wp:extent cx="5558790" cy="1397000"/>
            <wp:effectExtent l="0" t="0" r="3810" b="0"/>
            <wp:wrapTight wrapText="bothSides">
              <wp:wrapPolygon edited="0">
                <wp:start x="0" y="0"/>
                <wp:lineTo x="0" y="21207"/>
                <wp:lineTo x="21541" y="21207"/>
                <wp:lineTo x="21541" y="0"/>
                <wp:lineTo x="0" y="0"/>
              </wp:wrapPolygon>
            </wp:wrapTight>
            <wp:docPr id="1140465865" name="תמונה 2" descr="תמונה שמכילה טקסט, תרשים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5865" name="תמונה 2" descr="תמונה שמכילה טקסט, תרשים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38323B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77097A7F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31055DA6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658FE7A4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5802C69E" w14:textId="0F149807" w:rsidR="00537BE0" w:rsidRDefault="00536FC5" w:rsidP="00536FC5">
      <w:pPr>
        <w:jc w:val="center"/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תצוגה מקדימה של סט התמונות</w:t>
      </w:r>
    </w:p>
    <w:p w14:paraId="097FF5AF" w14:textId="415E2C8A" w:rsidR="00F539E2" w:rsidRDefault="00F539E2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030F5608" wp14:editId="0F656D21">
            <wp:extent cx="3562468" cy="1235669"/>
            <wp:effectExtent l="0" t="0" r="0" b="3175"/>
            <wp:docPr id="1710741213" name="תמונה 7" descr="תמונה שמכילה הדמיה רפואית, רדיולוגיב, סרט רנטגן, רדיוגרפיה רפוא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1213" name="תמונה 7" descr="תמונה שמכילה הדמיה רפואית, רדיולוגיב, סרט רנטגן, רדיוגרפיה רפוא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25" cy="12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9894" w14:textId="1D25F059" w:rsidR="00C86E60" w:rsidRDefault="00B625FD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1A0477ED" wp14:editId="487D9247">
            <wp:extent cx="3583734" cy="1243046"/>
            <wp:effectExtent l="0" t="0" r="0" b="0"/>
            <wp:docPr id="511261309" name="תמונה 6" descr="תמונה שמכילה הדמיה רפואית, רדיולוגיב, סרט רנטג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1309" name="תמונה 6" descr="תמונה שמכילה הדמיה רפואית, רדיולוגיב, סרט רנטג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9" cy="12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6618" w14:textId="0689F19D" w:rsidR="00C86E60" w:rsidRDefault="00C86E60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28F76AE8" wp14:editId="11BF4CE4">
            <wp:extent cx="3529702" cy="1224305"/>
            <wp:effectExtent l="0" t="0" r="0" b="0"/>
            <wp:docPr id="1066208355" name="תמונה 5" descr="תמונה שמכילה הדמיה רפואית, רדיולוגיב, סרט רנטג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08355" name="תמונה 5" descr="תמונה שמכילה הדמיה רפואית, רדיולוגיב, סרט רנטג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20" cy="12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2D1B" w14:textId="0C3317ED" w:rsidR="00536FC5" w:rsidRPr="00644128" w:rsidRDefault="00536FC5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56209DBE" wp14:editId="232E0276">
            <wp:extent cx="3486582" cy="1485134"/>
            <wp:effectExtent l="0" t="0" r="0" b="1270"/>
            <wp:docPr id="137210806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94" cy="149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6EB8" w14:textId="77777777" w:rsidR="00650B49" w:rsidRPr="00EF606B" w:rsidRDefault="00650B49" w:rsidP="00EF606B">
      <w:pPr>
        <w:rPr>
          <w:rFonts w:ascii="Calibri" w:hAnsi="Calibri" w:cs="Calibri"/>
          <w:rtl/>
        </w:rPr>
      </w:pPr>
    </w:p>
    <w:p w14:paraId="5CEA9202" w14:textId="4CCA15A1" w:rsidR="007A2631" w:rsidRPr="00585431" w:rsidRDefault="00650B49" w:rsidP="00677C47">
      <w:pPr>
        <w:pStyle w:val="Heading1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lastRenderedPageBreak/>
        <w:t>תהליך החקירה :</w:t>
      </w:r>
    </w:p>
    <w:p w14:paraId="2C82DB90" w14:textId="6C6AA396" w:rsidR="008436A3" w:rsidRDefault="00735714" w:rsidP="008436A3">
      <w:pPr>
        <w:rPr>
          <w:rFonts w:ascii="Calibri" w:hAnsi="Calibri" w:cs="Calibri"/>
          <w:rtl/>
        </w:rPr>
      </w:pPr>
      <w:r w:rsidRPr="00D06BEB">
        <w:rPr>
          <w:rFonts w:ascii="Calibri" w:hAnsi="Calibri" w:cs="Calibri" w:hint="cs"/>
          <w:rtl/>
        </w:rPr>
        <w:t xml:space="preserve">הקוד </w:t>
      </w:r>
      <w:hyperlink r:id="rId18" w:history="1">
        <w:r w:rsidRPr="00D06BEB">
          <w:rPr>
            <w:rStyle w:val="Hyperlink"/>
            <w:rFonts w:ascii="Calibri" w:hAnsi="Calibri" w:cs="Calibri" w:hint="cs"/>
            <w:b/>
            <w:bCs/>
            <w:u w:val="none"/>
            <w:rtl/>
          </w:rPr>
          <w:t>המקורי</w:t>
        </w:r>
      </w:hyperlink>
      <w:r w:rsidR="008436A3">
        <w:rPr>
          <w:rFonts w:ascii="Calibri" w:hAnsi="Calibri" w:cs="Calibri" w:hint="cs"/>
          <w:rtl/>
        </w:rPr>
        <w:t xml:space="preserve"> שנבחר נלקח </w:t>
      </w:r>
      <w:r w:rsidR="00BC443E">
        <w:rPr>
          <w:rFonts w:ascii="Calibri" w:hAnsi="Calibri" w:cs="Calibri" w:hint="cs"/>
          <w:rtl/>
        </w:rPr>
        <w:t xml:space="preserve">מהאתר של </w:t>
      </w:r>
      <w:r w:rsidR="00827718">
        <w:rPr>
          <w:rFonts w:ascii="Calibri" w:hAnsi="Calibri" w:cs="Calibri"/>
        </w:rPr>
        <w:t>Kaggle</w:t>
      </w:r>
      <w:r w:rsidR="008436A3">
        <w:rPr>
          <w:rFonts w:ascii="Calibri" w:hAnsi="Calibri" w:cs="Calibri" w:hint="cs"/>
          <w:rtl/>
        </w:rPr>
        <w:t xml:space="preserve"> </w:t>
      </w:r>
      <w:r w:rsidR="00BC443E">
        <w:rPr>
          <w:rFonts w:ascii="Calibri" w:hAnsi="Calibri" w:cs="Calibri" w:hint="cs"/>
          <w:rtl/>
        </w:rPr>
        <w:t>. הקוד נבחר מכי</w:t>
      </w:r>
      <w:r w:rsidR="0098099D">
        <w:rPr>
          <w:rFonts w:ascii="Calibri" w:hAnsi="Calibri" w:cs="Calibri" w:hint="cs"/>
          <w:rtl/>
        </w:rPr>
        <w:t>ו</w:t>
      </w:r>
      <w:r w:rsidR="00BC443E">
        <w:rPr>
          <w:rFonts w:ascii="Calibri" w:hAnsi="Calibri" w:cs="Calibri" w:hint="cs"/>
          <w:rtl/>
        </w:rPr>
        <w:t>ון ש</w:t>
      </w:r>
      <w:r w:rsidR="0098099D">
        <w:rPr>
          <w:rFonts w:ascii="Calibri" w:hAnsi="Calibri" w:cs="Calibri" w:hint="cs"/>
          <w:rtl/>
        </w:rPr>
        <w:t xml:space="preserve">בהתחלה ראינו כי </w:t>
      </w:r>
      <w:r w:rsidR="00773A0E">
        <w:rPr>
          <w:rFonts w:ascii="Calibri" w:hAnsi="Calibri" w:cs="Calibri" w:hint="cs"/>
          <w:rtl/>
        </w:rPr>
        <w:t xml:space="preserve">ציון הדיוק של </w:t>
      </w:r>
      <w:r w:rsidR="005425D8">
        <w:rPr>
          <w:rFonts w:ascii="Calibri" w:hAnsi="Calibri" w:cs="Calibri" w:hint="cs"/>
          <w:rtl/>
        </w:rPr>
        <w:t>הוולידציה</w:t>
      </w:r>
      <w:r w:rsidR="00773A0E">
        <w:rPr>
          <w:rFonts w:ascii="Calibri" w:hAnsi="Calibri" w:cs="Calibri" w:hint="cs"/>
          <w:rtl/>
        </w:rPr>
        <w:t xml:space="preserve"> עומד על 0.786 </w:t>
      </w:r>
      <w:r w:rsidR="00117529">
        <w:rPr>
          <w:rFonts w:ascii="Calibri" w:hAnsi="Calibri" w:cs="Calibri" w:hint="cs"/>
          <w:rtl/>
        </w:rPr>
        <w:t>וכי שם המודל שאיתו עובד כותב הקוד</w:t>
      </w:r>
      <w:r w:rsidR="005425D8">
        <w:rPr>
          <w:rFonts w:ascii="Calibri" w:hAnsi="Calibri" w:cs="Calibri" w:hint="cs"/>
          <w:rtl/>
        </w:rPr>
        <w:t xml:space="preserve"> ובעזרתו ביצע למידת העברה </w:t>
      </w:r>
      <w:r w:rsidR="00900FFE">
        <w:rPr>
          <w:rFonts w:ascii="Calibri" w:hAnsi="Calibri" w:cs="Calibri" w:hint="cs"/>
          <w:rtl/>
        </w:rPr>
        <w:t xml:space="preserve"> "</w:t>
      </w:r>
      <w:r w:rsidR="00900FFE" w:rsidRPr="00900FFE">
        <w:rPr>
          <w:rFonts w:ascii="Calibri" w:hAnsi="Calibri" w:cs="Calibri"/>
        </w:rPr>
        <w:t xml:space="preserve"> </w:t>
      </w:r>
      <w:r w:rsidR="00900FFE" w:rsidRPr="00214CC2">
        <w:rPr>
          <w:rFonts w:ascii="Calibri" w:hAnsi="Calibri" w:cs="Calibri"/>
        </w:rPr>
        <w:t>EfficientNetB3</w:t>
      </w:r>
      <w:r w:rsidR="00900FFE">
        <w:rPr>
          <w:rFonts w:ascii="Calibri" w:hAnsi="Calibri" w:cs="Calibri" w:hint="cs"/>
          <w:rtl/>
        </w:rPr>
        <w:t xml:space="preserve">" </w:t>
      </w:r>
      <w:r w:rsidR="00117529">
        <w:rPr>
          <w:rFonts w:ascii="Calibri" w:hAnsi="Calibri" w:cs="Calibri" w:hint="cs"/>
          <w:rtl/>
        </w:rPr>
        <w:t xml:space="preserve"> אינו מוכר לנו , ולכן חשבנו כי זה הזדמנות מצוינת ל</w:t>
      </w:r>
      <w:r w:rsidR="00900FFE">
        <w:rPr>
          <w:rFonts w:ascii="Calibri" w:hAnsi="Calibri" w:cs="Calibri" w:hint="cs"/>
          <w:rtl/>
        </w:rPr>
        <w:t>נסות ולעבוד עם הקוד ולשפר אותו.</w:t>
      </w:r>
    </w:p>
    <w:p w14:paraId="00793FCC" w14:textId="67FC9479" w:rsidR="00900FFE" w:rsidRDefault="00900FFE" w:rsidP="008436A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ב</w:t>
      </w:r>
      <w:r w:rsidR="00036DFD">
        <w:rPr>
          <w:rFonts w:ascii="Calibri" w:hAnsi="Calibri" w:cs="Calibri" w:hint="cs"/>
          <w:rtl/>
        </w:rPr>
        <w:t xml:space="preserve">התחלה הרצנו את הקוד כמו שהוא בלי שינוים בכלל. והצלחנו לשחזר את </w:t>
      </w:r>
      <w:r w:rsidR="00D06BEB">
        <w:rPr>
          <w:rFonts w:ascii="Calibri" w:hAnsi="Calibri" w:cs="Calibri" w:hint="cs"/>
          <w:rtl/>
        </w:rPr>
        <w:t>התוצאות</w:t>
      </w:r>
      <w:r w:rsidR="00036DFD">
        <w:rPr>
          <w:rFonts w:ascii="Calibri" w:hAnsi="Calibri" w:cs="Calibri" w:hint="cs"/>
          <w:rtl/>
        </w:rPr>
        <w:t>.</w:t>
      </w:r>
    </w:p>
    <w:p w14:paraId="25CB94ED" w14:textId="70E460C5" w:rsidR="005425D8" w:rsidRDefault="005425D8" w:rsidP="005425D8">
      <w:pPr>
        <w:jc w:val="center"/>
        <w:rPr>
          <w:rFonts w:ascii="Calibri" w:hAnsi="Calibri" w:cs="Calibri"/>
          <w:b/>
          <w:bCs/>
          <w:rtl/>
        </w:rPr>
      </w:pPr>
      <w:r w:rsidRPr="005425D8">
        <w:rPr>
          <w:rFonts w:ascii="Calibri" w:hAnsi="Calibri" w:cs="Calibri" w:hint="cs"/>
          <w:b/>
          <w:bCs/>
          <w:rtl/>
        </w:rPr>
        <w:t>גרף</w:t>
      </w:r>
      <w:r w:rsidR="00A82A7F">
        <w:rPr>
          <w:rFonts w:ascii="Calibri" w:hAnsi="Calibri" w:cs="Calibri" w:hint="cs"/>
          <w:b/>
          <w:bCs/>
          <w:rtl/>
        </w:rPr>
        <w:t xml:space="preserve"> 1 </w:t>
      </w:r>
      <w:r w:rsidRPr="005425D8">
        <w:rPr>
          <w:rFonts w:ascii="Calibri" w:hAnsi="Calibri" w:cs="Calibri" w:hint="cs"/>
          <w:b/>
          <w:bCs/>
          <w:rtl/>
        </w:rPr>
        <w:t xml:space="preserve"> </w:t>
      </w:r>
      <w:r w:rsidR="00A82A7F">
        <w:rPr>
          <w:rFonts w:ascii="Calibri" w:hAnsi="Calibri" w:cs="Calibri" w:hint="cs"/>
          <w:b/>
          <w:bCs/>
          <w:rtl/>
        </w:rPr>
        <w:t xml:space="preserve">- </w:t>
      </w:r>
      <w:r w:rsidRPr="005425D8">
        <w:rPr>
          <w:rFonts w:ascii="Calibri" w:hAnsi="Calibri" w:cs="Calibri" w:hint="cs"/>
          <w:b/>
          <w:bCs/>
          <w:rtl/>
        </w:rPr>
        <w:t>קוד בסיסי</w:t>
      </w:r>
      <w:r>
        <w:rPr>
          <w:rFonts w:ascii="Calibri" w:hAnsi="Calibri" w:cs="Calibri" w:hint="cs"/>
          <w:b/>
          <w:bCs/>
          <w:rtl/>
        </w:rPr>
        <w:t>:</w:t>
      </w:r>
    </w:p>
    <w:p w14:paraId="4B9FBFB7" w14:textId="77777777" w:rsidR="00004E02" w:rsidRPr="00585431" w:rsidRDefault="00122614" w:rsidP="00004E02">
      <w:pPr>
        <w:keepNext/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inline distT="0" distB="0" distL="0" distR="0" wp14:anchorId="6BF5FBB9" wp14:editId="4BC38BC8">
            <wp:extent cx="4866687" cy="2289658"/>
            <wp:effectExtent l="0" t="0" r="0" b="0"/>
            <wp:docPr id="1711790855" name="תמונה 1" descr="תמונה שמכילה טקסט, תרשים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0855" name="תמונה 1" descr="תמונה שמכילה טקסט, תרשים, עלילה, קו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898" cy="22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554" w14:textId="64ABDEF7" w:rsidR="007A353C" w:rsidRPr="00585431" w:rsidRDefault="000A5350" w:rsidP="000A5350">
      <w:pPr>
        <w:jc w:val="center"/>
        <w:rPr>
          <w:rFonts w:ascii="Calibri" w:hAnsi="Calibri" w:cs="Calibri"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="006A33CF" w:rsidRPr="00585431">
        <w:rPr>
          <w:rFonts w:ascii="Calibri" w:hAnsi="Calibri" w:cs="Calibri"/>
          <w:noProof/>
          <w:rtl/>
        </w:rPr>
        <w:drawing>
          <wp:inline distT="0" distB="0" distL="0" distR="0" wp14:anchorId="076E6320" wp14:editId="54BC2963">
            <wp:extent cx="6645910" cy="238760"/>
            <wp:effectExtent l="0" t="0" r="2540" b="889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4844FAE-EB01-969F-074A-629B6C2A1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4844FAE-EB01-969F-074A-629B6C2A1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7957" w14:textId="358E9241" w:rsidR="006F67E7" w:rsidRDefault="006F67E7" w:rsidP="006F67E7">
      <w:pPr>
        <w:jc w:val="center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ארכיטקטור</w:t>
      </w:r>
      <w:r w:rsidR="00FA6997">
        <w:rPr>
          <w:rFonts w:ascii="Calibri" w:hAnsi="Calibri" w:cs="Calibri" w:hint="cs"/>
          <w:rtl/>
        </w:rPr>
        <w:t>ת</w:t>
      </w:r>
      <w:r>
        <w:rPr>
          <w:rFonts w:ascii="Calibri" w:hAnsi="Calibri" w:cs="Calibri" w:hint="cs"/>
          <w:rtl/>
        </w:rPr>
        <w:t xml:space="preserve"> המודל:</w:t>
      </w:r>
    </w:p>
    <w:p w14:paraId="73EADDF0" w14:textId="6981550B" w:rsidR="000A5350" w:rsidRDefault="006F67E7" w:rsidP="008436A3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62B9698F" wp14:editId="2BF823C7">
            <wp:simplePos x="0" y="0"/>
            <wp:positionH relativeFrom="column">
              <wp:posOffset>2156488</wp:posOffset>
            </wp:positionH>
            <wp:positionV relativeFrom="paragraph">
              <wp:posOffset>63500</wp:posOffset>
            </wp:positionV>
            <wp:extent cx="2433014" cy="1593046"/>
            <wp:effectExtent l="0" t="0" r="5715" b="7620"/>
            <wp:wrapTight wrapText="bothSides">
              <wp:wrapPolygon edited="0">
                <wp:start x="0" y="0"/>
                <wp:lineTo x="0" y="21445"/>
                <wp:lineTo x="21482" y="21445"/>
                <wp:lineTo x="21482" y="0"/>
                <wp:lineTo x="0" y="0"/>
              </wp:wrapPolygon>
            </wp:wrapTight>
            <wp:docPr id="311359183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B77CE762-2F5A-EA31-DB58-F948BF73E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1">
                      <a:extLst>
                        <a:ext uri="{FF2B5EF4-FFF2-40B4-BE49-F238E27FC236}">
                          <a16:creationId xmlns:a16="http://schemas.microsoft.com/office/drawing/2014/main" id="{B77CE762-2F5A-EA31-DB58-F948BF73E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14" cy="159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F315" w14:textId="5DD08382" w:rsidR="006F67E7" w:rsidRDefault="006F67E7" w:rsidP="008436A3">
      <w:pPr>
        <w:rPr>
          <w:rFonts w:ascii="Calibri" w:hAnsi="Calibri" w:cs="Calibri"/>
          <w:rtl/>
        </w:rPr>
      </w:pPr>
    </w:p>
    <w:p w14:paraId="655A350E" w14:textId="77777777" w:rsidR="006F67E7" w:rsidRDefault="006F67E7" w:rsidP="008436A3">
      <w:pPr>
        <w:rPr>
          <w:rFonts w:ascii="Calibri" w:hAnsi="Calibri" w:cs="Calibri"/>
          <w:rtl/>
        </w:rPr>
      </w:pPr>
    </w:p>
    <w:p w14:paraId="644765AD" w14:textId="77777777" w:rsidR="006F67E7" w:rsidRDefault="006F67E7" w:rsidP="008436A3">
      <w:pPr>
        <w:rPr>
          <w:rFonts w:ascii="Calibri" w:hAnsi="Calibri" w:cs="Calibri"/>
          <w:rtl/>
        </w:rPr>
      </w:pPr>
    </w:p>
    <w:p w14:paraId="078DDD9C" w14:textId="77777777" w:rsidR="006F67E7" w:rsidRDefault="006F67E7" w:rsidP="008436A3">
      <w:pPr>
        <w:rPr>
          <w:rFonts w:ascii="Calibri" w:hAnsi="Calibri" w:cs="Calibri"/>
          <w:rtl/>
        </w:rPr>
      </w:pPr>
    </w:p>
    <w:p w14:paraId="17487A24" w14:textId="77777777" w:rsidR="006F67E7" w:rsidRDefault="006F67E7" w:rsidP="008436A3">
      <w:pPr>
        <w:rPr>
          <w:rFonts w:ascii="Calibri" w:hAnsi="Calibri" w:cs="Calibri"/>
          <w:rtl/>
        </w:rPr>
      </w:pPr>
    </w:p>
    <w:p w14:paraId="352E5957" w14:textId="77777777" w:rsidR="006F67E7" w:rsidRDefault="006F67E7" w:rsidP="008436A3">
      <w:pPr>
        <w:rPr>
          <w:rFonts w:ascii="Calibri" w:hAnsi="Calibri" w:cs="Calibri"/>
          <w:rtl/>
        </w:rPr>
      </w:pPr>
    </w:p>
    <w:p w14:paraId="00D0EE6B" w14:textId="08FAE29B" w:rsidR="00990E36" w:rsidRDefault="00D06D5C" w:rsidP="008436A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ריכזנו היפר </w:t>
      </w:r>
      <w:r w:rsidR="005E26AB">
        <w:rPr>
          <w:rFonts w:ascii="Calibri" w:hAnsi="Calibri" w:cs="Calibri"/>
          <w:rtl/>
        </w:rPr>
        <w:t>–</w:t>
      </w:r>
      <w:r w:rsidR="00447E50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 xml:space="preserve">פרמטרים שאנחנו יודעים שעושים להשפיע על הדיוק, בנוסף </w:t>
      </w:r>
      <w:r w:rsidR="00447E50">
        <w:rPr>
          <w:rFonts w:ascii="Calibri" w:hAnsi="Calibri" w:cs="Calibri" w:hint="cs"/>
          <w:rtl/>
        </w:rPr>
        <w:t>לפרמטרים</w:t>
      </w:r>
      <w:r>
        <w:rPr>
          <w:rFonts w:ascii="Calibri" w:hAnsi="Calibri" w:cs="Calibri" w:hint="cs"/>
          <w:rtl/>
        </w:rPr>
        <w:t xml:space="preserve"> של כותב הקוד</w:t>
      </w:r>
      <w:r w:rsidR="00990E36">
        <w:rPr>
          <w:rFonts w:ascii="Calibri" w:hAnsi="Calibri" w:cs="Calibri" w:hint="cs"/>
          <w:rtl/>
        </w:rPr>
        <w:t>:</w:t>
      </w:r>
    </w:p>
    <w:p w14:paraId="68248D60" w14:textId="30CE1519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Epochs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מספר</w:t>
      </w:r>
      <w:r w:rsidRPr="00080803">
        <w:rPr>
          <w:rFonts w:ascii="Calibri" w:hAnsi="Calibri" w:cs="Calibri"/>
          <w:rtl/>
        </w:rPr>
        <w:t xml:space="preserve"> </w:t>
      </w:r>
      <w:r w:rsidR="001F1E25" w:rsidRPr="00080803">
        <w:rPr>
          <w:rFonts w:ascii="Calibri" w:hAnsi="Calibri" w:cs="Calibri" w:hint="cs"/>
          <w:rtl/>
        </w:rPr>
        <w:t xml:space="preserve">הריצות על כל סט התמונות של </w:t>
      </w:r>
      <w:r w:rsidR="00332743" w:rsidRPr="00080803">
        <w:rPr>
          <w:rFonts w:ascii="Calibri" w:hAnsi="Calibri" w:cs="Calibri" w:hint="cs"/>
          <w:rtl/>
        </w:rPr>
        <w:t>המודל,</w:t>
      </w:r>
      <w:r w:rsidR="001F1E25" w:rsidRPr="00080803">
        <w:rPr>
          <w:rFonts w:ascii="Calibri" w:hAnsi="Calibri" w:cs="Calibri" w:hint="cs"/>
          <w:rtl/>
        </w:rPr>
        <w:t xml:space="preserve"> </w:t>
      </w:r>
      <w:r w:rsidR="00B950C8" w:rsidRPr="00080803">
        <w:rPr>
          <w:rFonts w:ascii="Calibri" w:hAnsi="Calibri" w:cs="Calibri" w:hint="cs"/>
          <w:rtl/>
        </w:rPr>
        <w:t xml:space="preserve">בקוד </w:t>
      </w:r>
      <w:r w:rsidR="00523C8B" w:rsidRPr="00080803">
        <w:rPr>
          <w:rFonts w:ascii="Calibri" w:hAnsi="Calibri" w:cs="Calibri" w:hint="cs"/>
          <w:rtl/>
        </w:rPr>
        <w:t xml:space="preserve">המקורי: </w:t>
      </w:r>
      <w:r w:rsidR="00B950C8" w:rsidRPr="00080803">
        <w:rPr>
          <w:rFonts w:ascii="Calibri" w:hAnsi="Calibri" w:cs="Calibri"/>
        </w:rPr>
        <w:t xml:space="preserve"> </w:t>
      </w:r>
      <w:r w:rsidR="00B950C8" w:rsidRPr="00080803">
        <w:rPr>
          <w:rFonts w:ascii="Calibri" w:hAnsi="Calibri" w:cs="Calibri"/>
          <w:b/>
          <w:bCs/>
        </w:rPr>
        <w:t xml:space="preserve"> 8</w:t>
      </w:r>
    </w:p>
    <w:p w14:paraId="774CEAC6" w14:textId="2D142B9B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Regularization</w:t>
      </w:r>
      <w:r w:rsidRPr="00080803">
        <w:rPr>
          <w:rFonts w:ascii="Calibri" w:hAnsi="Calibri" w:cs="Calibri" w:hint="cs"/>
          <w:rtl/>
        </w:rPr>
        <w:t xml:space="preserve"> - טכניקות</w:t>
      </w:r>
      <w:r w:rsidR="00EE69F2">
        <w:rPr>
          <w:rFonts w:ascii="Calibri" w:hAnsi="Calibri" w:cs="Calibri" w:hint="cs"/>
          <w:rtl/>
        </w:rPr>
        <w:t xml:space="preserve"> לצמצום הת</w:t>
      </w:r>
      <w:r w:rsidR="00E87020">
        <w:rPr>
          <w:rFonts w:ascii="Calibri" w:hAnsi="Calibri" w:cs="Calibri" w:hint="cs"/>
          <w:rtl/>
        </w:rPr>
        <w:t>אמת יתר</w:t>
      </w:r>
      <w:r w:rsidR="00526DEC">
        <w:rPr>
          <w:rFonts w:ascii="Calibri" w:hAnsi="Calibri" w:cs="Calibri" w:hint="cs"/>
          <w:rtl/>
        </w:rPr>
        <w:t xml:space="preserve"> ע"י הוספת </w:t>
      </w:r>
      <w:r w:rsidR="00036DAC">
        <w:rPr>
          <w:rFonts w:ascii="Calibri" w:hAnsi="Calibri" w:cs="Calibri" w:hint="cs"/>
          <w:rtl/>
        </w:rPr>
        <w:t>קנסות</w:t>
      </w:r>
      <w:r w:rsidR="00526DEC">
        <w:rPr>
          <w:rFonts w:ascii="Calibri" w:hAnsi="Calibri" w:cs="Calibri" w:hint="cs"/>
          <w:rtl/>
        </w:rPr>
        <w:t xml:space="preserve"> </w:t>
      </w:r>
      <w:r w:rsidR="00855DD2">
        <w:rPr>
          <w:rFonts w:ascii="Calibri" w:hAnsi="Calibri" w:cs="Calibri" w:hint="cs"/>
          <w:rtl/>
        </w:rPr>
        <w:t>על משקלי</w:t>
      </w:r>
      <w:r w:rsidR="003571BA">
        <w:rPr>
          <w:rFonts w:ascii="Calibri" w:hAnsi="Calibri" w:cs="Calibri" w:hint="cs"/>
          <w:rtl/>
        </w:rPr>
        <w:t xml:space="preserve"> הפרמטרים</w:t>
      </w:r>
      <w:r w:rsidR="00626956">
        <w:rPr>
          <w:rFonts w:ascii="Calibri" w:hAnsi="Calibri" w:cs="Calibri"/>
          <w:rtl/>
        </w:rPr>
        <w:br/>
      </w:r>
      <w:r w:rsidR="00626956">
        <w:rPr>
          <w:rFonts w:ascii="Calibri" w:hAnsi="Calibri" w:cs="Calibri"/>
        </w:rPr>
        <w:t>L1</w:t>
      </w:r>
      <w:r w:rsidR="00626956">
        <w:rPr>
          <w:rFonts w:ascii="Calibri" w:hAnsi="Calibri" w:cs="Calibri" w:hint="cs"/>
          <w:rtl/>
        </w:rPr>
        <w:t xml:space="preserve"> מטרתו "לחסל" פיצ'רים חלשים</w:t>
      </w:r>
      <w:r w:rsidR="00973C54" w:rsidRPr="00080803">
        <w:rPr>
          <w:rFonts w:ascii="Calibri" w:hAnsi="Calibri" w:cs="Calibri" w:hint="cs"/>
          <w:rtl/>
        </w:rPr>
        <w:t xml:space="preserve"> </w:t>
      </w:r>
      <w:r w:rsidR="00133DC0">
        <w:rPr>
          <w:rFonts w:ascii="Calibri" w:hAnsi="Calibri" w:cs="Calibri" w:hint="cs"/>
          <w:rtl/>
        </w:rPr>
        <w:t>ו2</w:t>
      </w:r>
      <w:r w:rsidR="00133DC0">
        <w:rPr>
          <w:rFonts w:ascii="Calibri" w:hAnsi="Calibri" w:cs="Calibri"/>
        </w:rPr>
        <w:t>L</w:t>
      </w:r>
      <w:r w:rsidR="00133DC0">
        <w:rPr>
          <w:rFonts w:ascii="Calibri" w:hAnsi="Calibri" w:cs="Calibri" w:hint="cs"/>
          <w:rtl/>
        </w:rPr>
        <w:t xml:space="preserve"> לפזר משקלים באופן </w:t>
      </w:r>
      <w:r w:rsidR="00402884">
        <w:rPr>
          <w:rFonts w:ascii="Calibri" w:hAnsi="Calibri" w:cs="Calibri" w:hint="cs"/>
          <w:rtl/>
        </w:rPr>
        <w:t>שווה,</w:t>
      </w:r>
      <w:r w:rsidR="009B0709">
        <w:rPr>
          <w:rFonts w:ascii="Calibri" w:hAnsi="Calibri" w:cs="Calibri" w:hint="cs"/>
          <w:rtl/>
        </w:rPr>
        <w:t xml:space="preserve"> </w:t>
      </w:r>
      <w:r w:rsidR="00973C54" w:rsidRPr="00080803">
        <w:rPr>
          <w:rFonts w:ascii="Calibri" w:hAnsi="Calibri" w:cs="Calibri" w:hint="cs"/>
          <w:rtl/>
        </w:rPr>
        <w:t xml:space="preserve">בקוד </w:t>
      </w:r>
      <w:r w:rsidR="000F5172" w:rsidRPr="00080803">
        <w:rPr>
          <w:rFonts w:ascii="Calibri" w:hAnsi="Calibri" w:cs="Calibri" w:hint="cs"/>
          <w:rtl/>
        </w:rPr>
        <w:t>המקורי:</w:t>
      </w:r>
      <w:r w:rsidR="00973C54" w:rsidRPr="00080803">
        <w:rPr>
          <w:rFonts w:ascii="Calibri" w:hAnsi="Calibri" w:cs="Calibri" w:hint="cs"/>
          <w:rtl/>
        </w:rPr>
        <w:t xml:space="preserve"> </w:t>
      </w:r>
      <w:r w:rsidR="00DD778D" w:rsidRPr="00080803">
        <w:rPr>
          <w:rFonts w:ascii="Calibri" w:hAnsi="Calibri" w:cs="Calibri"/>
          <w:b/>
          <w:bCs/>
        </w:rPr>
        <w:t>L1 = 0.006</w:t>
      </w:r>
      <w:r w:rsidR="00402884">
        <w:rPr>
          <w:rFonts w:ascii="Calibri" w:hAnsi="Calibri" w:cs="Calibri"/>
          <w:b/>
          <w:bCs/>
        </w:rPr>
        <w:t xml:space="preserve"> </w:t>
      </w:r>
      <w:r w:rsidR="00DD778D" w:rsidRPr="00080803">
        <w:rPr>
          <w:rFonts w:ascii="Calibri" w:hAnsi="Calibri" w:cs="Calibri"/>
          <w:b/>
          <w:bCs/>
        </w:rPr>
        <w:t>,L2=0.016</w:t>
      </w:r>
    </w:p>
    <w:p w14:paraId="5CD79A46" w14:textId="064564DF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Batch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Size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גודל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קבוצת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הדוגמאות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שמועברות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יחד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דרך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הרשת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בכל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שלב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האימון</w:t>
      </w:r>
      <w:r w:rsidR="005A6706" w:rsidRPr="00080803">
        <w:rPr>
          <w:rFonts w:ascii="Calibri" w:hAnsi="Calibri" w:cs="Calibri" w:hint="cs"/>
          <w:rtl/>
        </w:rPr>
        <w:t>,</w:t>
      </w:r>
      <w:r w:rsidR="00080803">
        <w:rPr>
          <w:rFonts w:ascii="Calibri" w:hAnsi="Calibri" w:cs="Calibri" w:hint="cs"/>
          <w:rtl/>
        </w:rPr>
        <w:t xml:space="preserve"> </w:t>
      </w:r>
      <w:r w:rsidR="005A6706" w:rsidRPr="00080803">
        <w:rPr>
          <w:rFonts w:ascii="Calibri" w:hAnsi="Calibri" w:cs="Calibri" w:hint="cs"/>
          <w:rtl/>
        </w:rPr>
        <w:t xml:space="preserve">בקוד </w:t>
      </w:r>
      <w:r w:rsidR="00F37B8E" w:rsidRPr="00080803">
        <w:rPr>
          <w:rFonts w:ascii="Calibri" w:hAnsi="Calibri" w:cs="Calibri" w:hint="cs"/>
          <w:rtl/>
        </w:rPr>
        <w:t>המקורי:</w:t>
      </w:r>
      <w:r w:rsidR="00597DCE" w:rsidRPr="00080803">
        <w:rPr>
          <w:rFonts w:ascii="Calibri" w:hAnsi="Calibri" w:cs="Calibri" w:hint="cs"/>
          <w:rtl/>
        </w:rPr>
        <w:t xml:space="preserve"> </w:t>
      </w:r>
      <w:r w:rsidR="00855DD2" w:rsidRPr="00080803">
        <w:rPr>
          <w:rFonts w:ascii="Calibri" w:hAnsi="Calibri" w:cs="Calibri" w:hint="cs"/>
          <w:b/>
          <w:bCs/>
          <w:rtl/>
        </w:rPr>
        <w:t>15</w:t>
      </w:r>
      <w:r w:rsidR="00855DD2" w:rsidRPr="00080803">
        <w:rPr>
          <w:rFonts w:ascii="Calibri" w:hAnsi="Calibri" w:cs="Calibri"/>
          <w:b/>
          <w:bCs/>
          <w:rtl/>
        </w:rPr>
        <w:t>.</w:t>
      </w:r>
    </w:p>
    <w:p w14:paraId="62D2D613" w14:textId="21EE465A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Image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Size</w:t>
      </w:r>
      <w:r w:rsidRPr="00080803">
        <w:rPr>
          <w:rFonts w:ascii="Calibri" w:hAnsi="Calibri" w:cs="Calibri" w:hint="cs"/>
          <w:rtl/>
        </w:rPr>
        <w:t xml:space="preserve"> </w:t>
      </w:r>
      <w:r w:rsidR="00A537A4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</w:t>
      </w:r>
      <w:r w:rsidR="00A537A4">
        <w:rPr>
          <w:rFonts w:ascii="Calibri" w:hAnsi="Calibri" w:cs="Calibri" w:hint="cs"/>
          <w:rtl/>
        </w:rPr>
        <w:t>גודל ה</w:t>
      </w:r>
      <w:r w:rsidR="002B601B">
        <w:rPr>
          <w:rFonts w:ascii="Calibri" w:hAnsi="Calibri" w:cs="Calibri" w:hint="cs"/>
          <w:rtl/>
        </w:rPr>
        <w:t xml:space="preserve">תמונה שהמודל מקבל כקלט, נמדד </w:t>
      </w:r>
      <w:r w:rsidR="000127D9">
        <w:rPr>
          <w:rFonts w:ascii="Calibri" w:hAnsi="Calibri" w:cs="Calibri" w:hint="cs"/>
          <w:rtl/>
        </w:rPr>
        <w:t>בפיקסלים</w:t>
      </w:r>
      <w:r w:rsidR="000127D9" w:rsidRPr="00080803">
        <w:rPr>
          <w:rFonts w:ascii="Calibri" w:hAnsi="Calibri" w:cs="Calibri" w:hint="cs"/>
          <w:rtl/>
        </w:rPr>
        <w:t>:</w:t>
      </w:r>
      <w:r w:rsidR="00597DCE" w:rsidRPr="00080803">
        <w:rPr>
          <w:rFonts w:ascii="Calibri" w:hAnsi="Calibri" w:cs="Calibri" w:hint="cs"/>
          <w:rtl/>
        </w:rPr>
        <w:t xml:space="preserve"> </w:t>
      </w:r>
      <w:r w:rsidR="00613B6C" w:rsidRPr="00080803">
        <w:rPr>
          <w:rFonts w:ascii="Calibri" w:hAnsi="Calibri" w:cs="Calibri" w:hint="cs"/>
          <w:b/>
          <w:bCs/>
          <w:rtl/>
        </w:rPr>
        <w:t>220</w:t>
      </w:r>
    </w:p>
    <w:p w14:paraId="4D6B8F03" w14:textId="165EFA30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Dropout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טכניקה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להפחתת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התאמת יתר</w:t>
      </w:r>
      <w:r w:rsidRPr="00080803">
        <w:rPr>
          <w:rFonts w:ascii="Calibri" w:hAnsi="Calibri" w:cs="Calibri"/>
          <w:rtl/>
        </w:rPr>
        <w:t xml:space="preserve"> </w:t>
      </w:r>
      <w:r w:rsidR="000127D9">
        <w:rPr>
          <w:rFonts w:ascii="Calibri" w:hAnsi="Calibri" w:cs="Calibri" w:hint="cs"/>
          <w:rtl/>
        </w:rPr>
        <w:t xml:space="preserve">ע"י </w:t>
      </w:r>
      <w:r w:rsidR="00584BB1">
        <w:rPr>
          <w:rFonts w:ascii="Calibri" w:hAnsi="Calibri" w:cs="Calibri" w:hint="cs"/>
          <w:rtl/>
        </w:rPr>
        <w:t>השבת נוירונים בא</w:t>
      </w:r>
      <w:r w:rsidR="00FB19A0">
        <w:rPr>
          <w:rFonts w:ascii="Calibri" w:hAnsi="Calibri" w:cs="Calibri" w:hint="cs"/>
          <w:rtl/>
        </w:rPr>
        <w:t xml:space="preserve">ופן </w:t>
      </w:r>
      <w:r w:rsidR="00F37B8E">
        <w:rPr>
          <w:rFonts w:ascii="Calibri" w:hAnsi="Calibri" w:cs="Calibri" w:hint="cs"/>
          <w:rtl/>
        </w:rPr>
        <w:t>אקראי,</w:t>
      </w:r>
      <w:r w:rsidR="00080803">
        <w:rPr>
          <w:rFonts w:ascii="Calibri" w:hAnsi="Calibri" w:cs="Calibri" w:hint="cs"/>
          <w:rtl/>
        </w:rPr>
        <w:t xml:space="preserve"> </w:t>
      </w:r>
      <w:r w:rsidR="00613B6C" w:rsidRPr="00080803">
        <w:rPr>
          <w:rFonts w:ascii="Calibri" w:hAnsi="Calibri" w:cs="Calibri" w:hint="cs"/>
          <w:rtl/>
        </w:rPr>
        <w:t>בקוד</w:t>
      </w:r>
      <w:r w:rsidR="00245E5A" w:rsidRPr="00080803">
        <w:rPr>
          <w:rFonts w:ascii="Calibri" w:hAnsi="Calibri" w:cs="Calibri" w:hint="cs"/>
          <w:rtl/>
        </w:rPr>
        <w:t xml:space="preserve"> </w:t>
      </w:r>
      <w:r w:rsidR="00F37B8E" w:rsidRPr="00080803">
        <w:rPr>
          <w:rFonts w:ascii="Calibri" w:hAnsi="Calibri" w:cs="Calibri" w:hint="cs"/>
          <w:rtl/>
        </w:rPr>
        <w:t>המקורי:</w:t>
      </w:r>
      <w:r w:rsidR="00245E5A" w:rsidRPr="00080803">
        <w:rPr>
          <w:rFonts w:ascii="Calibri" w:hAnsi="Calibri" w:cs="Calibri" w:hint="cs"/>
          <w:rtl/>
        </w:rPr>
        <w:t xml:space="preserve"> </w:t>
      </w:r>
      <w:r w:rsidR="00B06970" w:rsidRPr="00080803">
        <w:rPr>
          <w:rFonts w:ascii="Calibri" w:hAnsi="Calibri" w:cs="Calibri" w:hint="cs"/>
          <w:b/>
          <w:bCs/>
          <w:rtl/>
        </w:rPr>
        <w:t>0.4</w:t>
      </w:r>
    </w:p>
    <w:p w14:paraId="325A4673" w14:textId="1DA79B2D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Activation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Function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פונקציה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שמופעלת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על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ידי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כל</w:t>
      </w:r>
      <w:r w:rsidRPr="00080803">
        <w:rPr>
          <w:rFonts w:ascii="Calibri" w:hAnsi="Calibri" w:cs="Calibri"/>
          <w:rtl/>
        </w:rPr>
        <w:t xml:space="preserve"> </w:t>
      </w:r>
      <w:r w:rsidR="00402884" w:rsidRPr="00080803">
        <w:rPr>
          <w:rFonts w:ascii="Calibri" w:hAnsi="Calibri" w:cs="Calibri" w:hint="cs"/>
          <w:rtl/>
        </w:rPr>
        <w:t>נוירון,</w:t>
      </w:r>
      <w:r w:rsidR="00B06970" w:rsidRPr="00080803">
        <w:rPr>
          <w:rFonts w:ascii="Calibri" w:hAnsi="Calibri" w:cs="Calibri" w:hint="cs"/>
          <w:rtl/>
        </w:rPr>
        <w:t xml:space="preserve"> בקוד </w:t>
      </w:r>
      <w:r w:rsidR="00526DEC" w:rsidRPr="00080803">
        <w:rPr>
          <w:rFonts w:ascii="Calibri" w:hAnsi="Calibri" w:cs="Calibri" w:hint="cs"/>
          <w:rtl/>
        </w:rPr>
        <w:t>המקורי:</w:t>
      </w:r>
      <w:r w:rsidR="00B06970" w:rsidRPr="00080803">
        <w:rPr>
          <w:rFonts w:ascii="Calibri" w:hAnsi="Calibri" w:cs="Calibri" w:hint="cs"/>
          <w:rtl/>
        </w:rPr>
        <w:t xml:space="preserve"> </w:t>
      </w:r>
      <w:r w:rsidR="00B06970" w:rsidRPr="00080803">
        <w:rPr>
          <w:rFonts w:ascii="Calibri" w:hAnsi="Calibri" w:cs="Calibri"/>
          <w:b/>
          <w:bCs/>
        </w:rPr>
        <w:t>RelU</w:t>
      </w:r>
    </w:p>
    <w:p w14:paraId="63E2BF6B" w14:textId="4F0A7BA6" w:rsidR="00494CFF" w:rsidRPr="00FA6997" w:rsidRDefault="0001107B" w:rsidP="00C57AFF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בהמשך </w:t>
      </w:r>
      <w:r w:rsidR="00805B18">
        <w:rPr>
          <w:rFonts w:ascii="Calibri" w:hAnsi="Calibri" w:cs="Calibri" w:hint="cs"/>
          <w:rtl/>
        </w:rPr>
        <w:t>חקיר</w:t>
      </w:r>
      <w:r w:rsidR="00111D4D">
        <w:rPr>
          <w:rFonts w:ascii="Calibri" w:hAnsi="Calibri" w:cs="Calibri" w:hint="cs"/>
          <w:rtl/>
        </w:rPr>
        <w:t>ת המודל</w:t>
      </w:r>
      <w:r>
        <w:rPr>
          <w:rFonts w:ascii="Calibri" w:hAnsi="Calibri" w:cs="Calibri" w:hint="cs"/>
          <w:rtl/>
        </w:rPr>
        <w:t xml:space="preserve"> כל פעם </w:t>
      </w:r>
      <w:r w:rsidR="00805B18">
        <w:rPr>
          <w:rFonts w:ascii="Calibri" w:hAnsi="Calibri" w:cs="Calibri" w:hint="cs"/>
          <w:rtl/>
        </w:rPr>
        <w:t xml:space="preserve">שינינו את </w:t>
      </w:r>
      <w:r>
        <w:rPr>
          <w:rFonts w:ascii="Calibri" w:hAnsi="Calibri" w:cs="Calibri" w:hint="cs"/>
          <w:rtl/>
        </w:rPr>
        <w:t>אחד הפ</w:t>
      </w:r>
      <w:r w:rsidR="00166DAB">
        <w:rPr>
          <w:rFonts w:ascii="Calibri" w:hAnsi="Calibri" w:cs="Calibri" w:hint="cs"/>
          <w:rtl/>
        </w:rPr>
        <w:t xml:space="preserve">רמטרים </w:t>
      </w:r>
      <w:r w:rsidR="00F6592C">
        <w:rPr>
          <w:rFonts w:ascii="Calibri" w:hAnsi="Calibri" w:cs="Calibri" w:hint="cs"/>
          <w:rtl/>
        </w:rPr>
        <w:t xml:space="preserve">ובדקנו </w:t>
      </w:r>
      <w:r w:rsidR="00805B18">
        <w:rPr>
          <w:rFonts w:ascii="Calibri" w:hAnsi="Calibri" w:cs="Calibri" w:hint="cs"/>
          <w:rtl/>
        </w:rPr>
        <w:t>ה</w:t>
      </w:r>
      <w:r w:rsidR="00F6592C">
        <w:rPr>
          <w:rFonts w:ascii="Calibri" w:hAnsi="Calibri" w:cs="Calibri" w:hint="cs"/>
          <w:rtl/>
        </w:rPr>
        <w:t>אם הוא שיפר את תוצאת המודל, אם כן</w:t>
      </w:r>
      <w:r w:rsidR="00805B18">
        <w:rPr>
          <w:rFonts w:ascii="Calibri" w:hAnsi="Calibri" w:cs="Calibri" w:hint="cs"/>
          <w:rtl/>
        </w:rPr>
        <w:t xml:space="preserve"> רשמנו לעצמנו ושמרנו אותו</w:t>
      </w:r>
      <w:r w:rsidR="000F5172">
        <w:rPr>
          <w:rFonts w:ascii="Calibri" w:hAnsi="Calibri" w:cs="Calibri" w:hint="cs"/>
          <w:rtl/>
        </w:rPr>
        <w:t xml:space="preserve">. </w:t>
      </w:r>
      <w:r w:rsidR="00805B18">
        <w:rPr>
          <w:rFonts w:ascii="Calibri" w:hAnsi="Calibri" w:cs="Calibri" w:hint="cs"/>
          <w:rtl/>
        </w:rPr>
        <w:t xml:space="preserve"> אם לא עברנו לפרמטר אחר.</w:t>
      </w:r>
    </w:p>
    <w:p w14:paraId="3F332029" w14:textId="77777777" w:rsidR="00704948" w:rsidRDefault="00704948" w:rsidP="00FA6997">
      <w:pPr>
        <w:rPr>
          <w:rFonts w:ascii="Calibri" w:hAnsi="Calibri" w:cs="Calibri"/>
          <w:rtl/>
        </w:rPr>
      </w:pPr>
    </w:p>
    <w:p w14:paraId="2B81BB1B" w14:textId="77777777" w:rsidR="000F5172" w:rsidRPr="00FA6997" w:rsidRDefault="000F5172" w:rsidP="00FA6997">
      <w:pPr>
        <w:rPr>
          <w:rFonts w:ascii="Calibri" w:hAnsi="Calibri" w:cs="Calibri"/>
          <w:rtl/>
        </w:rPr>
      </w:pPr>
    </w:p>
    <w:p w14:paraId="7E032EFB" w14:textId="13AB9A4D" w:rsidR="00805B18" w:rsidRDefault="00805B18" w:rsidP="00C57AFF">
      <w:pPr>
        <w:rPr>
          <w:rFonts w:ascii="Calibri" w:hAnsi="Calibri" w:cs="Calibri"/>
          <w:rtl/>
        </w:rPr>
      </w:pPr>
      <w:r w:rsidRPr="00F326E1">
        <w:rPr>
          <w:rFonts w:ascii="Calibri" w:hAnsi="Calibri" w:cs="Calibri" w:hint="cs"/>
          <w:b/>
          <w:bCs/>
          <w:rtl/>
        </w:rPr>
        <w:lastRenderedPageBreak/>
        <w:t>ראשית</w:t>
      </w:r>
      <w:r>
        <w:rPr>
          <w:rFonts w:ascii="Calibri" w:hAnsi="Calibri" w:cs="Calibri" w:hint="cs"/>
          <w:rtl/>
        </w:rPr>
        <w:t xml:space="preserve">, </w:t>
      </w:r>
      <w:r w:rsidR="006F5963">
        <w:rPr>
          <w:rFonts w:ascii="Calibri" w:hAnsi="Calibri" w:cs="Calibri" w:hint="cs"/>
          <w:rtl/>
        </w:rPr>
        <w:t xml:space="preserve">שמנו לב כי המודל המקורי עשה רק 8 </w:t>
      </w:r>
      <w:r w:rsidR="006F5963" w:rsidRPr="00FA569D">
        <w:rPr>
          <w:rFonts w:ascii="Calibri" w:hAnsi="Calibri" w:cs="Calibri"/>
        </w:rPr>
        <w:t>Epochs</w:t>
      </w:r>
      <w:r w:rsidR="006F5963">
        <w:rPr>
          <w:rFonts w:ascii="Calibri" w:hAnsi="Calibri" w:cs="Calibri" w:hint="cs"/>
          <w:rtl/>
        </w:rPr>
        <w:t xml:space="preserve">,  וראינו כי המודל עצר בעליה ולכן ביצענו ריצה עם 150 </w:t>
      </w:r>
      <w:r w:rsidR="006F5963" w:rsidRPr="00FA569D">
        <w:rPr>
          <w:rFonts w:ascii="Calibri" w:hAnsi="Calibri" w:cs="Calibri"/>
        </w:rPr>
        <w:t>Epochs</w:t>
      </w:r>
    </w:p>
    <w:p w14:paraId="3C991097" w14:textId="03D878FA" w:rsidR="003F7FAC" w:rsidRPr="004B16E7" w:rsidRDefault="00A82A7F" w:rsidP="00A82A7F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2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150</w:t>
      </w:r>
    </w:p>
    <w:p w14:paraId="06F11934" w14:textId="1070CBF6" w:rsidR="00735714" w:rsidRPr="00CF778A" w:rsidRDefault="00A605B6" w:rsidP="00735714">
      <w:pPr>
        <w:pStyle w:val="ListParagraph"/>
        <w:ind w:left="360"/>
        <w:rPr>
          <w:rFonts w:ascii="Calibri" w:hAnsi="Calibri" w:cs="Calibri"/>
          <w:rtl/>
        </w:rPr>
      </w:pPr>
      <w:r w:rsidRPr="00263594">
        <w:rPr>
          <w:rFonts w:ascii="Calibri" w:hAnsi="Calibri" w:cs="Calibri"/>
          <w:noProof/>
          <w:rtl/>
        </w:rPr>
        <w:drawing>
          <wp:anchor distT="0" distB="0" distL="114300" distR="114300" simplePos="0" relativeHeight="251658262" behindDoc="1" locked="0" layoutInCell="1" allowOverlap="1" wp14:anchorId="3DC3155D" wp14:editId="7134FBA9">
            <wp:simplePos x="0" y="0"/>
            <wp:positionH relativeFrom="column">
              <wp:posOffset>945543</wp:posOffset>
            </wp:positionH>
            <wp:positionV relativeFrom="paragraph">
              <wp:posOffset>6985</wp:posOffset>
            </wp:positionV>
            <wp:extent cx="4880717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16435030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300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D4BF6" w14:textId="4F873107" w:rsidR="007A2631" w:rsidRPr="00CF778A" w:rsidRDefault="007A2631" w:rsidP="007A2631">
      <w:pPr>
        <w:pStyle w:val="ListParagraph"/>
        <w:ind w:left="360"/>
        <w:rPr>
          <w:rFonts w:ascii="Calibri" w:hAnsi="Calibri" w:cs="Calibri"/>
          <w:rtl/>
        </w:rPr>
      </w:pPr>
    </w:p>
    <w:p w14:paraId="4FA0408E" w14:textId="4A2EB62F" w:rsidR="00974838" w:rsidRDefault="00974838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8B4C207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51F3089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4A8B597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92A50C5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5509E98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9DB5F35" w14:textId="1EEC2B19" w:rsidR="00FA2BF7" w:rsidRDefault="00242D11" w:rsidP="00FB0A45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5F283A3E" w14:textId="77777777" w:rsidR="00242D11" w:rsidRDefault="00242D11" w:rsidP="00A12DD9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6B4D3CB9" w14:textId="77777777" w:rsidR="008B3840" w:rsidRDefault="008B3840" w:rsidP="00A12DD9">
      <w:pPr>
        <w:rPr>
          <w:rFonts w:ascii="Calibri" w:hAnsi="Calibri" w:cs="Calibri"/>
          <w:u w:val="single"/>
          <w:rtl/>
        </w:rPr>
      </w:pPr>
    </w:p>
    <w:p w14:paraId="6BABB688" w14:textId="77777777" w:rsidR="00242D11" w:rsidRDefault="00242D11" w:rsidP="00A12DD9">
      <w:pPr>
        <w:rPr>
          <w:rFonts w:ascii="Calibri" w:hAnsi="Calibri" w:cs="Calibri"/>
          <w:rtl/>
        </w:rPr>
      </w:pPr>
    </w:p>
    <w:p w14:paraId="5AD9A3C3" w14:textId="0B2BB6B4" w:rsidR="006F5454" w:rsidRDefault="006F5454" w:rsidP="006F5454">
      <w:pPr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Pr="00447823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3" behindDoc="1" locked="0" layoutInCell="1" allowOverlap="1" wp14:anchorId="5C5BDA7F" wp14:editId="23BEE30F">
            <wp:simplePos x="0" y="0"/>
            <wp:positionH relativeFrom="column">
              <wp:posOffset>-4445</wp:posOffset>
            </wp:positionH>
            <wp:positionV relativeFrom="paragraph">
              <wp:posOffset>181610</wp:posOffset>
            </wp:positionV>
            <wp:extent cx="6645910" cy="230505"/>
            <wp:effectExtent l="0" t="0" r="2540" b="0"/>
            <wp:wrapTight wrapText="bothSides">
              <wp:wrapPolygon edited="0">
                <wp:start x="0" y="0"/>
                <wp:lineTo x="0" y="19636"/>
                <wp:lineTo x="21546" y="19636"/>
                <wp:lineTo x="21546" y="0"/>
                <wp:lineTo x="0" y="0"/>
              </wp:wrapPolygon>
            </wp:wrapTight>
            <wp:docPr id="3997685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21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C5351" w14:textId="48129A69" w:rsidR="00D87494" w:rsidRPr="00A12DD9" w:rsidRDefault="00F9594B" w:rsidP="007245E9">
      <w:pPr>
        <w:rPr>
          <w:rFonts w:ascii="Calibri" w:hAnsi="Calibri" w:cs="Calibri"/>
          <w:rtl/>
        </w:rPr>
      </w:pPr>
      <w:del w:id="5" w:author="Microsoft Word" w:date="2024-04-03T18:53:00Z" w16du:dateUtc="2024-04-03T15:53:00Z">
        <w:r w:rsidRPr="00726240">
          <w:rPr>
            <w:rFonts w:ascii="Calibri" w:hAnsi="Calibri" w:cs="Calibri"/>
            <w:u w:val="single"/>
            <w:rtl/>
          </w:rPr>
          <w:br/>
        </w:r>
      </w:del>
      <w:r w:rsidR="00A12DD9">
        <w:rPr>
          <w:rFonts w:ascii="Calibri" w:hAnsi="Calibri" w:cs="Calibri" w:hint="cs"/>
          <w:rtl/>
        </w:rPr>
        <w:t>מגרף 2 ניתן לראות כי יש שיפור ב</w:t>
      </w:r>
      <w:r w:rsidR="00A12DD9" w:rsidRPr="00A12DD9">
        <w:rPr>
          <w:rFonts w:ascii="Calibri" w:hAnsi="Calibri" w:cs="Calibri"/>
        </w:rPr>
        <w:t xml:space="preserve"> </w:t>
      </w:r>
      <w:r w:rsidR="00A12DD9">
        <w:rPr>
          <w:rFonts w:ascii="Calibri" w:hAnsi="Calibri" w:cs="Calibri"/>
        </w:rPr>
        <w:t xml:space="preserve">Val accuracy </w:t>
      </w:r>
      <w:r w:rsidR="00A12DD9">
        <w:rPr>
          <w:rFonts w:ascii="Calibri" w:hAnsi="Calibri" w:cs="Calibri" w:hint="cs"/>
          <w:rtl/>
        </w:rPr>
        <w:t xml:space="preserve"> עצמו לאורך הריצות אולם </w:t>
      </w:r>
      <w:r w:rsidR="00413DDC">
        <w:rPr>
          <w:rFonts w:ascii="Calibri" w:hAnsi="Calibri" w:cs="Calibri" w:hint="cs"/>
          <w:rtl/>
        </w:rPr>
        <w:t xml:space="preserve">הוא מתחיל להישאר אותו מספר </w:t>
      </w:r>
      <w:del w:id="6" w:author="Microsoft Word" w:date="2024-04-03T18:53:00Z" w16du:dateUtc="2024-04-03T15:53:00Z">
        <w:r w:rsidR="00413DDC">
          <w:rPr>
            <w:rFonts w:ascii="Calibri" w:hAnsi="Calibri" w:cs="Calibri" w:hint="cs"/>
            <w:rtl/>
          </w:rPr>
          <w:delText>ולכן</w:delText>
        </w:r>
      </w:del>
      <w:ins w:id="7" w:author="Microsoft Word" w:date="2024-04-03T18:53:00Z" w16du:dateUtc="2024-04-03T15:53:00Z">
        <w:r w:rsidR="006F5454">
          <w:rPr>
            <w:rFonts w:ascii="Calibri" w:hAnsi="Calibri" w:cs="Calibri" w:hint="cs"/>
            <w:rtl/>
          </w:rPr>
          <w:t xml:space="preserve">וניתן לראות התאמת יתר מאוד גדולה ולכן </w:t>
        </w:r>
      </w:ins>
      <w:r w:rsidR="00413DDC">
        <w:rPr>
          <w:rFonts w:ascii="Calibri" w:hAnsi="Calibri" w:cs="Calibri" w:hint="cs"/>
          <w:rtl/>
        </w:rPr>
        <w:t xml:space="preserve"> נבדוק אותו מודל עם 50 </w:t>
      </w:r>
      <w:r w:rsidR="00413DDC">
        <w:rPr>
          <w:rFonts w:ascii="Calibri" w:hAnsi="Calibri" w:cs="Calibri"/>
          <w:kern w:val="0"/>
          <w14:ligatures w14:val="none"/>
        </w:rPr>
        <w:t>Epochs</w:t>
      </w:r>
    </w:p>
    <w:p w14:paraId="00D55EB2" w14:textId="4C2CEE81" w:rsidR="00413DDC" w:rsidRPr="004B16E7" w:rsidRDefault="00413DDC" w:rsidP="00413DDC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3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50</w:t>
      </w:r>
    </w:p>
    <w:p w14:paraId="56043562" w14:textId="050BB0FE" w:rsidR="004B16E7" w:rsidRPr="00585431" w:rsidRDefault="004B16E7" w:rsidP="00413DDC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1" behindDoc="0" locked="0" layoutInCell="1" allowOverlap="1" wp14:anchorId="37C03B4A" wp14:editId="3DF1A2C3">
            <wp:simplePos x="0" y="0"/>
            <wp:positionH relativeFrom="column">
              <wp:posOffset>812749</wp:posOffset>
            </wp:positionH>
            <wp:positionV relativeFrom="paragraph">
              <wp:posOffset>87020</wp:posOffset>
            </wp:positionV>
            <wp:extent cx="5101338" cy="2286000"/>
            <wp:effectExtent l="0" t="0" r="4445" b="0"/>
            <wp:wrapSquare wrapText="bothSides"/>
            <wp:docPr id="1208834738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4738" name="Picture 1" descr="A graph of different colored lines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3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2611" w14:textId="13BAF416" w:rsidR="00D87494" w:rsidRDefault="00D87494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4193FFF7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66391F0D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35526D46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2D4EDF2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8F173C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47577E10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523FF82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A9E91D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28757EE7" w14:textId="4559B7A1" w:rsidR="00585431" w:rsidRPr="00585431" w:rsidRDefault="00242D11" w:rsidP="00652BD9">
      <w:pPr>
        <w:jc w:val="center"/>
        <w:rPr>
          <w:rFonts w:ascii="Calibri" w:hAnsi="Calibri" w:cs="Calibri"/>
          <w:noProof/>
          <w:rtl/>
        </w:rPr>
      </w:pPr>
      <w:r>
        <w:rPr>
          <w:rFonts w:ascii="Calibri" w:hAnsi="Calibri" w:cs="Calibri"/>
          <w:noProof/>
          <w:rtl/>
        </w:rPr>
        <w:br/>
      </w:r>
      <w:r>
        <w:rPr>
          <w:rFonts w:ascii="Calibri" w:hAnsi="Calibri" w:cs="Calibri"/>
          <w:noProof/>
          <w:rtl/>
        </w:rPr>
        <w:br/>
      </w:r>
    </w:p>
    <w:p w14:paraId="5B12C34D" w14:textId="3E922CD3" w:rsidR="00413DDC" w:rsidRPr="00413DDC" w:rsidRDefault="00585431" w:rsidP="00652BD9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</w:rPr>
        <w:drawing>
          <wp:anchor distT="0" distB="0" distL="114300" distR="114300" simplePos="0" relativeHeight="251658252" behindDoc="0" locked="0" layoutInCell="1" allowOverlap="1" wp14:anchorId="78CBFE00" wp14:editId="0E7694F8">
            <wp:simplePos x="0" y="0"/>
            <wp:positionH relativeFrom="margin">
              <wp:posOffset>-158801</wp:posOffset>
            </wp:positionH>
            <wp:positionV relativeFrom="paragraph">
              <wp:posOffset>407060</wp:posOffset>
            </wp:positionV>
            <wp:extent cx="6993890" cy="247650"/>
            <wp:effectExtent l="0" t="0" r="0" b="0"/>
            <wp:wrapSquare wrapText="bothSides"/>
            <wp:docPr id="19854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9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D9" w:rsidRPr="00585431">
        <w:rPr>
          <w:rFonts w:ascii="Calibri" w:hAnsi="Calibri" w:cs="Calibri" w:hint="cs"/>
          <w:rtl/>
        </w:rPr>
        <w:t>התוצאה הכי גבוהה:</w:t>
      </w:r>
    </w:p>
    <w:p w14:paraId="37F8B40D" w14:textId="19B04DE8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31898280" w14:textId="2DB82FB7" w:rsidR="00A605B6" w:rsidRPr="00585431" w:rsidRDefault="006F5454" w:rsidP="009A02F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ישנה ירידה קלה </w:t>
      </w:r>
      <w:r w:rsidR="00DD2459">
        <w:rPr>
          <w:rFonts w:ascii="Calibri" w:hAnsi="Calibri" w:cs="Calibri" w:hint="cs"/>
          <w:rtl/>
        </w:rPr>
        <w:t xml:space="preserve">ביחס למודל הקודם אבל עדין יש </w:t>
      </w:r>
      <w:r w:rsidR="008F4E87" w:rsidRPr="009A02F1">
        <w:rPr>
          <w:rFonts w:ascii="Calibri" w:hAnsi="Calibri" w:cs="Calibri" w:hint="cs"/>
          <w:highlight w:val="green"/>
          <w:rtl/>
        </w:rPr>
        <w:t>עלייה</w:t>
      </w:r>
      <w:r w:rsidR="008F4E87" w:rsidRPr="009A02F1">
        <w:rPr>
          <w:rFonts w:ascii="Calibri" w:hAnsi="Calibri" w:cs="Calibri" w:hint="cs"/>
          <w:rtl/>
        </w:rPr>
        <w:t xml:space="preserve"> ב</w:t>
      </w:r>
      <w:r w:rsidR="008F4E87" w:rsidRPr="009A02F1">
        <w:rPr>
          <w:rFonts w:ascii="Calibri" w:hAnsi="Calibri" w:cs="Calibri"/>
        </w:rPr>
        <w:t>Accuracy</w:t>
      </w:r>
      <w:r w:rsidR="008F4E87" w:rsidRPr="009A02F1">
        <w:rPr>
          <w:rFonts w:ascii="Calibri" w:hAnsi="Calibri" w:cs="Calibri" w:hint="cs"/>
          <w:rtl/>
        </w:rPr>
        <w:t xml:space="preserve"> </w:t>
      </w:r>
      <w:r w:rsidR="00DD2459">
        <w:rPr>
          <w:rFonts w:ascii="Calibri" w:hAnsi="Calibri" w:cs="Calibri" w:hint="cs"/>
          <w:rtl/>
        </w:rPr>
        <w:t>ביחס למודל המקורי גם פה</w:t>
      </w:r>
      <w:r w:rsidR="009451FC" w:rsidRPr="009A02F1">
        <w:rPr>
          <w:rFonts w:ascii="Calibri" w:hAnsi="Calibri" w:cs="Calibri" w:hint="cs"/>
          <w:rtl/>
        </w:rPr>
        <w:t xml:space="preserve"> </w:t>
      </w:r>
      <w:r w:rsidR="00B47DC4">
        <w:rPr>
          <w:rFonts w:ascii="Calibri" w:hAnsi="Calibri" w:cs="Calibri" w:hint="cs"/>
          <w:rtl/>
        </w:rPr>
        <w:t xml:space="preserve">הבחנו </w:t>
      </w:r>
      <w:r w:rsidR="009451FC" w:rsidRPr="009A02F1">
        <w:rPr>
          <w:rFonts w:ascii="Calibri" w:hAnsi="Calibri" w:cs="Calibri" w:hint="cs"/>
          <w:rtl/>
        </w:rPr>
        <w:t>ב</w:t>
      </w:r>
      <w:r w:rsidR="008A044A" w:rsidRPr="009A02F1">
        <w:rPr>
          <w:rFonts w:ascii="Calibri" w:hAnsi="Calibri" w:cs="Calibri" w:hint="cs"/>
          <w:rtl/>
        </w:rPr>
        <w:t xml:space="preserve">התאמת יתר ולכן נוריד את מס' </w:t>
      </w:r>
      <w:r w:rsidR="009A02F1" w:rsidRPr="009A02F1">
        <w:rPr>
          <w:rFonts w:ascii="Calibri" w:hAnsi="Calibri" w:cs="Calibri"/>
          <w:kern w:val="0"/>
          <w14:ligatures w14:val="none"/>
        </w:rPr>
        <w:t>Epochs</w:t>
      </w:r>
      <w:r w:rsidR="008F4E87" w:rsidRPr="009A02F1">
        <w:rPr>
          <w:rFonts w:ascii="Calibri" w:hAnsi="Calibri" w:cs="Calibri"/>
          <w:rtl/>
        </w:rPr>
        <w:br/>
      </w:r>
    </w:p>
    <w:p w14:paraId="46B39182" w14:textId="77777777" w:rsidR="00160EA2" w:rsidRDefault="00160EA2" w:rsidP="009A02F1">
      <w:pPr>
        <w:rPr>
          <w:rFonts w:ascii="Calibri" w:hAnsi="Calibri" w:cs="Calibri"/>
          <w:rtl/>
        </w:rPr>
      </w:pPr>
    </w:p>
    <w:p w14:paraId="043731B7" w14:textId="77777777" w:rsidR="00160EA2" w:rsidRDefault="00160EA2" w:rsidP="009A02F1">
      <w:pPr>
        <w:rPr>
          <w:rFonts w:ascii="Calibri" w:hAnsi="Calibri" w:cs="Calibri"/>
          <w:rtl/>
        </w:rPr>
      </w:pPr>
    </w:p>
    <w:p w14:paraId="6E26FB77" w14:textId="0CD5BD98" w:rsidR="00436D61" w:rsidRPr="00585431" w:rsidRDefault="00D77551" w:rsidP="009B60D5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</w:p>
    <w:p w14:paraId="0BBA527A" w14:textId="3AA1A133" w:rsidR="00B5143E" w:rsidRPr="004B16E7" w:rsidRDefault="00EA244E" w:rsidP="00BE2DFD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lastRenderedPageBreak/>
        <w:t xml:space="preserve">גרף 4 </w:t>
      </w:r>
      <w:r w:rsidR="00B5143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 xml:space="preserve">- 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25</w:t>
      </w:r>
    </w:p>
    <w:p w14:paraId="08C68A03" w14:textId="0B3DAF52" w:rsidR="00272F1A" w:rsidRDefault="00124EB5" w:rsidP="00272F1A">
      <w:pPr>
        <w:pStyle w:val="ListParagraph"/>
        <w:ind w:left="1440"/>
        <w:rPr>
          <w:rFonts w:ascii="Calibri" w:hAnsi="Calibri" w:cs="Calibri"/>
          <w:u w:val="single"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3" behindDoc="1" locked="0" layoutInCell="1" allowOverlap="1" wp14:anchorId="1F7C3A7D" wp14:editId="56844B47">
            <wp:simplePos x="0" y="0"/>
            <wp:positionH relativeFrom="column">
              <wp:posOffset>869442</wp:posOffset>
            </wp:positionH>
            <wp:positionV relativeFrom="paragraph">
              <wp:posOffset>128915</wp:posOffset>
            </wp:positionV>
            <wp:extent cx="4998742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85" y="21420"/>
                <wp:lineTo x="21485" y="0"/>
                <wp:lineTo x="0" y="0"/>
              </wp:wrapPolygon>
            </wp:wrapTight>
            <wp:docPr id="205017862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862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15199" w14:textId="77777777" w:rsidR="00EA244E" w:rsidRDefault="00EA244E" w:rsidP="00EA244E">
      <w:pPr>
        <w:rPr>
          <w:rFonts w:ascii="Calibri" w:hAnsi="Calibri" w:cs="Calibri"/>
          <w:rtl/>
        </w:rPr>
      </w:pPr>
    </w:p>
    <w:p w14:paraId="30CFBF0C" w14:textId="77777777" w:rsidR="00EA244E" w:rsidRDefault="00EA244E" w:rsidP="00EA244E">
      <w:pPr>
        <w:rPr>
          <w:rFonts w:ascii="Calibri" w:hAnsi="Calibri" w:cs="Calibri"/>
          <w:rtl/>
        </w:rPr>
      </w:pPr>
    </w:p>
    <w:p w14:paraId="4E2B1238" w14:textId="77777777" w:rsidR="00EA244E" w:rsidRDefault="00EA244E" w:rsidP="00EA244E">
      <w:pPr>
        <w:rPr>
          <w:rFonts w:ascii="Calibri" w:hAnsi="Calibri" w:cs="Calibri"/>
          <w:rtl/>
        </w:rPr>
      </w:pPr>
    </w:p>
    <w:p w14:paraId="33BB7D81" w14:textId="77777777" w:rsidR="00EA244E" w:rsidRDefault="00EA244E" w:rsidP="00EA244E">
      <w:pPr>
        <w:rPr>
          <w:rFonts w:ascii="Calibri" w:hAnsi="Calibri" w:cs="Calibri"/>
          <w:rtl/>
        </w:rPr>
      </w:pPr>
    </w:p>
    <w:p w14:paraId="090267E0" w14:textId="77777777" w:rsidR="00EA244E" w:rsidRDefault="00EA244E" w:rsidP="00EA244E">
      <w:pPr>
        <w:rPr>
          <w:rFonts w:ascii="Calibri" w:hAnsi="Calibri" w:cs="Calibri"/>
          <w:rtl/>
        </w:rPr>
      </w:pPr>
    </w:p>
    <w:p w14:paraId="4483B653" w14:textId="09447975" w:rsidR="00EA244E" w:rsidRDefault="00EA244E" w:rsidP="00EA244E">
      <w:pPr>
        <w:rPr>
          <w:rFonts w:ascii="Calibri" w:hAnsi="Calibri" w:cs="Calibri"/>
          <w:rtl/>
        </w:rPr>
      </w:pPr>
    </w:p>
    <w:p w14:paraId="6252DB3C" w14:textId="77777777" w:rsidR="00585431" w:rsidRPr="00585431" w:rsidRDefault="00585431" w:rsidP="00EA244E">
      <w:pPr>
        <w:rPr>
          <w:rFonts w:ascii="Calibri" w:hAnsi="Calibri" w:cs="Calibri"/>
          <w:rtl/>
        </w:rPr>
      </w:pPr>
    </w:p>
    <w:p w14:paraId="3FB18D1B" w14:textId="77777777" w:rsidR="00BE2DFD" w:rsidRPr="00585431" w:rsidRDefault="00BE2DFD" w:rsidP="00BE2DFD">
      <w:pPr>
        <w:jc w:val="center"/>
        <w:rPr>
          <w:rFonts w:ascii="Calibri" w:hAnsi="Calibri" w:cs="Calibri"/>
          <w:rtl/>
        </w:rPr>
      </w:pPr>
    </w:p>
    <w:p w14:paraId="600E3097" w14:textId="77777777" w:rsidR="00BE2DFD" w:rsidRDefault="00BE2DFD" w:rsidP="00BE2DFD">
      <w:pPr>
        <w:jc w:val="center"/>
        <w:rPr>
          <w:rFonts w:ascii="Calibri" w:hAnsi="Calibri" w:cs="Calibri"/>
          <w:rtl/>
        </w:rPr>
      </w:pPr>
      <w:r w:rsidRPr="00EA244E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2" behindDoc="1" locked="0" layoutInCell="1" allowOverlap="1" wp14:anchorId="4FEEDDCE" wp14:editId="27BC734D">
            <wp:simplePos x="0" y="0"/>
            <wp:positionH relativeFrom="margin">
              <wp:posOffset>-82219</wp:posOffset>
            </wp:positionH>
            <wp:positionV relativeFrom="paragraph">
              <wp:posOffset>231832</wp:posOffset>
            </wp:positionV>
            <wp:extent cx="6645910" cy="230505"/>
            <wp:effectExtent l="0" t="0" r="2540" b="0"/>
            <wp:wrapTight wrapText="bothSides">
              <wp:wrapPolygon edited="0">
                <wp:start x="0" y="0"/>
                <wp:lineTo x="0" y="19636"/>
                <wp:lineTo x="21546" y="19636"/>
                <wp:lineTo x="21546" y="0"/>
                <wp:lineTo x="0" y="0"/>
              </wp:wrapPolygon>
            </wp:wrapTight>
            <wp:docPr id="47721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425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6EC9ECD1" w14:textId="6EBF19C1" w:rsidR="00124EB5" w:rsidRDefault="00BE2DFD" w:rsidP="004B16E7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160EA2">
        <w:rPr>
          <w:rFonts w:ascii="Calibri" w:hAnsi="Calibri" w:cs="Calibri" w:hint="cs"/>
          <w:rtl/>
        </w:rPr>
        <w:t xml:space="preserve">כאשר הורדנו ל 25 </w:t>
      </w:r>
      <w:r w:rsidR="00160EA2">
        <w:rPr>
          <w:rFonts w:ascii="Calibri" w:hAnsi="Calibri" w:cs="Calibri"/>
        </w:rPr>
        <w:t xml:space="preserve">Epochs </w:t>
      </w:r>
      <w:r w:rsidR="00160EA2">
        <w:rPr>
          <w:rFonts w:ascii="Calibri" w:hAnsi="Calibri" w:cs="Calibri" w:hint="cs"/>
          <w:rtl/>
        </w:rPr>
        <w:t xml:space="preserve"> ראינו כי </w:t>
      </w:r>
      <w:r w:rsidR="008A044A" w:rsidRPr="00EA244E">
        <w:rPr>
          <w:rFonts w:ascii="Calibri" w:hAnsi="Calibri" w:cs="Calibri" w:hint="cs"/>
          <w:rtl/>
        </w:rPr>
        <w:t xml:space="preserve">ישנה </w:t>
      </w:r>
      <w:r w:rsidR="008A044A" w:rsidRPr="00EA244E">
        <w:rPr>
          <w:rFonts w:ascii="Calibri" w:hAnsi="Calibri" w:cs="Calibri" w:hint="cs"/>
          <w:highlight w:val="green"/>
          <w:rtl/>
        </w:rPr>
        <w:t>עלייה</w:t>
      </w:r>
      <w:r w:rsidR="008A044A" w:rsidRPr="00EA244E">
        <w:rPr>
          <w:rFonts w:ascii="Calibri" w:hAnsi="Calibri" w:cs="Calibri" w:hint="cs"/>
          <w:rtl/>
        </w:rPr>
        <w:t xml:space="preserve"> ב</w:t>
      </w:r>
      <w:r w:rsidR="008A044A" w:rsidRPr="00EA244E">
        <w:rPr>
          <w:rFonts w:ascii="Calibri" w:hAnsi="Calibri" w:cs="Calibri"/>
        </w:rPr>
        <w:t>Accuracy</w:t>
      </w:r>
      <w:r w:rsidR="008A044A" w:rsidRPr="00EA244E">
        <w:rPr>
          <w:rFonts w:ascii="Calibri" w:hAnsi="Calibri" w:cs="Calibri" w:hint="cs"/>
          <w:rtl/>
        </w:rPr>
        <w:t xml:space="preserve"> </w:t>
      </w:r>
      <w:r w:rsidR="00272F1A" w:rsidRPr="00EA244E">
        <w:rPr>
          <w:rFonts w:ascii="Calibri" w:hAnsi="Calibri" w:cs="Calibri" w:hint="cs"/>
          <w:rtl/>
        </w:rPr>
        <w:t>וכרגע זו התוצאה הטובה ביותר</w:t>
      </w:r>
      <w:r w:rsidR="00160EA2">
        <w:rPr>
          <w:rFonts w:ascii="Calibri" w:hAnsi="Calibri" w:cs="Calibri" w:hint="cs"/>
          <w:rtl/>
        </w:rPr>
        <w:t xml:space="preserve">, ואת שאר ההרצות נרוץ על אותו מספר </w:t>
      </w:r>
      <w:r w:rsidR="00160EA2">
        <w:rPr>
          <w:rFonts w:ascii="Calibri" w:hAnsi="Calibri" w:cs="Calibri"/>
        </w:rPr>
        <w:t xml:space="preserve">Epoch </w:t>
      </w:r>
      <w:r w:rsidR="00160EA2">
        <w:rPr>
          <w:rFonts w:ascii="Calibri" w:hAnsi="Calibri" w:cs="Calibri" w:hint="cs"/>
          <w:rtl/>
        </w:rPr>
        <w:t xml:space="preserve"> </w:t>
      </w:r>
    </w:p>
    <w:p w14:paraId="79AC9C45" w14:textId="56993773" w:rsidR="009320A8" w:rsidRPr="00FF23D9" w:rsidRDefault="009320A8" w:rsidP="009320A8">
      <w:pPr>
        <w:rPr>
          <w:rFonts w:ascii="Calibri" w:hAnsi="Calibri" w:cs="Calibri"/>
        </w:rPr>
      </w:pPr>
      <w:r w:rsidRPr="00FF23D9">
        <w:rPr>
          <w:rFonts w:ascii="Calibri" w:hAnsi="Calibri" w:cs="Calibri" w:hint="cs"/>
          <w:rtl/>
        </w:rPr>
        <w:t>שמנ</w:t>
      </w:r>
      <w:r w:rsidR="00FF23D9">
        <w:rPr>
          <w:rFonts w:ascii="Calibri" w:hAnsi="Calibri" w:cs="Calibri" w:hint="cs"/>
          <w:rtl/>
        </w:rPr>
        <w:t>ו</w:t>
      </w:r>
      <w:r w:rsidRPr="00FF23D9">
        <w:rPr>
          <w:rFonts w:ascii="Calibri" w:hAnsi="Calibri" w:cs="Calibri" w:hint="cs"/>
          <w:rtl/>
        </w:rPr>
        <w:t xml:space="preserve"> לב כי ה</w:t>
      </w:r>
      <w:r w:rsidR="00FF23D9" w:rsidRPr="00FF23D9">
        <w:rPr>
          <w:rFonts w:ascii="Calibri" w:hAnsi="Calibri" w:cs="Calibri" w:hint="cs"/>
          <w:rtl/>
        </w:rPr>
        <w:t>מוד</w:t>
      </w:r>
      <w:r w:rsidRPr="00FF23D9">
        <w:rPr>
          <w:rFonts w:ascii="Calibri" w:hAnsi="Calibri" w:cs="Calibri" w:hint="cs"/>
          <w:rtl/>
        </w:rPr>
        <w:t xml:space="preserve">ל נמצא </w:t>
      </w:r>
      <w:r w:rsidR="00FF23D9" w:rsidRPr="00FF23D9">
        <w:rPr>
          <w:rFonts w:ascii="Calibri" w:hAnsi="Calibri" w:cs="Calibri" w:hint="cs"/>
          <w:rtl/>
        </w:rPr>
        <w:t xml:space="preserve">ב </w:t>
      </w:r>
      <w:r w:rsidR="00FF23D9" w:rsidRPr="00B0436B">
        <w:rPr>
          <w:rFonts w:ascii="Calibri" w:hAnsi="Calibri" w:cs="Calibri"/>
          <w:b/>
          <w:bCs/>
        </w:rPr>
        <w:t>Overfitting</w:t>
      </w:r>
      <w:r w:rsidR="00FF23D9" w:rsidRPr="00FF23D9">
        <w:rPr>
          <w:rFonts w:ascii="Calibri" w:hAnsi="Calibri" w:cs="Calibri" w:hint="cs"/>
          <w:rtl/>
        </w:rPr>
        <w:t xml:space="preserve"> ורצינו לטפל בכך על ידי הגדלת אחוז ה </w:t>
      </w:r>
      <w:r w:rsidR="00FF23D9" w:rsidRPr="00FF23D9">
        <w:rPr>
          <w:rFonts w:ascii="Calibri" w:hAnsi="Calibri" w:cs="Calibri"/>
        </w:rPr>
        <w:t>Dropout</w:t>
      </w:r>
    </w:p>
    <w:p w14:paraId="77AEDA22" w14:textId="77777777" w:rsidR="004B16E7" w:rsidRPr="00585431" w:rsidRDefault="004B16E7" w:rsidP="009320A8">
      <w:pPr>
        <w:rPr>
          <w:rFonts w:ascii="Calibri" w:hAnsi="Calibri" w:cs="Calibri"/>
          <w:rtl/>
        </w:rPr>
      </w:pPr>
    </w:p>
    <w:p w14:paraId="41282DB5" w14:textId="35F9EAE9" w:rsidR="00272F1A" w:rsidRPr="004B16E7" w:rsidRDefault="00FF23D9" w:rsidP="00BE2DFD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5" behindDoc="0" locked="0" layoutInCell="1" allowOverlap="1" wp14:anchorId="5FDE5100" wp14:editId="4A7CEF6C">
            <wp:simplePos x="0" y="0"/>
            <wp:positionH relativeFrom="column">
              <wp:posOffset>907999</wp:posOffset>
            </wp:positionH>
            <wp:positionV relativeFrom="paragraph">
              <wp:posOffset>241910</wp:posOffset>
            </wp:positionV>
            <wp:extent cx="5149652" cy="2286000"/>
            <wp:effectExtent l="0" t="0" r="0" b="0"/>
            <wp:wrapSquare wrapText="bothSides"/>
            <wp:docPr id="20592833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3320" name="Picture 1" descr="A graph of different colored line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BE2DFD" w:rsidRPr="004B16E7">
        <w:rPr>
          <w:rFonts w:ascii="Calibri" w:hAnsi="Calibri" w:cs="Calibri" w:hint="cs"/>
          <w:b/>
          <w:bCs/>
          <w:u w:val="single"/>
          <w:rtl/>
        </w:rPr>
        <w:t>5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72F1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>-</w:t>
      </w:r>
      <w:r w:rsidR="00272F1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3F3EC9" w:rsidRPr="004B16E7">
        <w:rPr>
          <w:rFonts w:ascii="Calibri" w:hAnsi="Calibri" w:cs="Calibri" w:hint="cs"/>
          <w:b/>
          <w:bCs/>
          <w:u w:val="single"/>
          <w:rtl/>
        </w:rPr>
        <w:t>שינוי ה</w:t>
      </w:r>
      <w:r w:rsidR="003F3EC9" w:rsidRPr="004B16E7">
        <w:rPr>
          <w:rFonts w:ascii="Calibri" w:hAnsi="Calibri" w:cs="Calibri"/>
          <w:b/>
          <w:bCs/>
          <w:u w:val="single"/>
        </w:rPr>
        <w:t>Dropout</w:t>
      </w:r>
      <w:r w:rsidR="003F3EC9" w:rsidRPr="004B16E7">
        <w:rPr>
          <w:rFonts w:ascii="Calibri" w:hAnsi="Calibri" w:cs="Calibri" w:hint="cs"/>
          <w:b/>
          <w:bCs/>
          <w:u w:val="single"/>
          <w:rtl/>
        </w:rPr>
        <w:t xml:space="preserve"> מ0.4 ל0.5</w:t>
      </w:r>
    </w:p>
    <w:p w14:paraId="4033C598" w14:textId="7B50C4D6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5D9E33E1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3E487940" w14:textId="7D876900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734DF3A6" w14:textId="31A3943A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65D5C5F7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3E1E9CE1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05AC2023" w14:textId="77777777" w:rsidR="00585431" w:rsidRPr="00585431" w:rsidRDefault="00585431" w:rsidP="005D5268">
      <w:pPr>
        <w:ind w:left="1080"/>
        <w:rPr>
          <w:rFonts w:ascii="Calibri" w:hAnsi="Calibri" w:cs="Calibri"/>
          <w:rtl/>
        </w:rPr>
      </w:pPr>
    </w:p>
    <w:p w14:paraId="020DD631" w14:textId="77777777" w:rsidR="00585431" w:rsidRPr="00585431" w:rsidRDefault="00585431" w:rsidP="005D5268">
      <w:pPr>
        <w:ind w:left="1080"/>
        <w:rPr>
          <w:rFonts w:ascii="Calibri" w:hAnsi="Calibri" w:cs="Calibri"/>
          <w:rtl/>
        </w:rPr>
      </w:pPr>
    </w:p>
    <w:p w14:paraId="3775478B" w14:textId="3CFA7E8F" w:rsidR="00FF23D9" w:rsidRPr="00413DDC" w:rsidRDefault="00FF23D9" w:rsidP="00FF23D9">
      <w:pPr>
        <w:jc w:val="center"/>
        <w:rPr>
          <w:rFonts w:ascii="Calibri" w:hAnsi="Calibri" w:cs="Calibri"/>
          <w:b/>
          <w:bCs/>
        </w:rPr>
      </w:pPr>
      <w:r w:rsidRPr="00FF23D9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4" behindDoc="0" locked="0" layoutInCell="1" allowOverlap="1" wp14:anchorId="277E61F7" wp14:editId="1A4027BD">
            <wp:simplePos x="0" y="0"/>
            <wp:positionH relativeFrom="column">
              <wp:posOffset>60960</wp:posOffset>
            </wp:positionH>
            <wp:positionV relativeFrom="paragraph">
              <wp:posOffset>244939</wp:posOffset>
            </wp:positionV>
            <wp:extent cx="6645910" cy="192405"/>
            <wp:effectExtent l="0" t="0" r="2540" b="0"/>
            <wp:wrapSquare wrapText="bothSides"/>
            <wp:docPr id="185970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963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1BE4AC60" w14:textId="71E367E2" w:rsidR="00E34D02" w:rsidRDefault="005D5268" w:rsidP="00FF23D9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FF23D9">
        <w:rPr>
          <w:rFonts w:ascii="Calibri" w:hAnsi="Calibri" w:cs="Calibri" w:hint="cs"/>
          <w:rtl/>
        </w:rPr>
        <w:t xml:space="preserve">ראינו כי </w:t>
      </w:r>
      <w:r>
        <w:rPr>
          <w:rFonts w:ascii="Calibri" w:hAnsi="Calibri" w:cs="Calibri" w:hint="cs"/>
          <w:rtl/>
        </w:rPr>
        <w:t xml:space="preserve">ישנה </w:t>
      </w:r>
      <w:r w:rsidRPr="005778F9">
        <w:rPr>
          <w:rFonts w:ascii="Calibri" w:hAnsi="Calibri" w:cs="Calibri" w:hint="cs"/>
          <w:highlight w:val="red"/>
          <w:rtl/>
        </w:rPr>
        <w:t>ירידה</w:t>
      </w:r>
      <w:r>
        <w:rPr>
          <w:rFonts w:ascii="Calibri" w:hAnsi="Calibri" w:cs="Calibri" w:hint="cs"/>
          <w:rtl/>
        </w:rPr>
        <w:t xml:space="preserve"> ב</w:t>
      </w:r>
      <w:r w:rsidR="00FF23D9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</w:rPr>
        <w:t>Accuracy</w:t>
      </w:r>
      <w:r>
        <w:rPr>
          <w:rFonts w:ascii="Calibri" w:hAnsi="Calibri" w:cs="Calibri" w:hint="cs"/>
          <w:rtl/>
        </w:rPr>
        <w:t xml:space="preserve"> </w:t>
      </w:r>
      <w:r w:rsidR="00A13CB7">
        <w:rPr>
          <w:rFonts w:ascii="Calibri" w:hAnsi="Calibri" w:cs="Calibri" w:hint="cs"/>
          <w:rtl/>
        </w:rPr>
        <w:t xml:space="preserve"> ולא חל שינוי ב </w:t>
      </w:r>
      <w:r w:rsidR="00A13CB7" w:rsidRPr="00B0436B">
        <w:rPr>
          <w:rFonts w:ascii="Calibri" w:hAnsi="Calibri" w:cs="Calibri"/>
          <w:b/>
          <w:bCs/>
        </w:rPr>
        <w:t>Overfitting</w:t>
      </w:r>
      <w:r w:rsidR="00A13CB7">
        <w:rPr>
          <w:rFonts w:ascii="Calibri" w:hAnsi="Calibri" w:cs="Calibri" w:hint="cs"/>
          <w:rtl/>
        </w:rPr>
        <w:t xml:space="preserve"> </w:t>
      </w:r>
      <w:r w:rsidR="00E34D02">
        <w:rPr>
          <w:rFonts w:ascii="Calibri" w:hAnsi="Calibri" w:cs="Calibri" w:hint="cs"/>
          <w:rtl/>
        </w:rPr>
        <w:t xml:space="preserve">ולכן נישאר עם </w:t>
      </w:r>
      <w:r w:rsidR="00E34D02">
        <w:rPr>
          <w:rFonts w:ascii="Calibri" w:hAnsi="Calibri" w:cs="Calibri"/>
        </w:rPr>
        <w:t>Dropout = 0.4</w:t>
      </w:r>
      <w:r w:rsidR="00E34D02">
        <w:rPr>
          <w:rFonts w:ascii="Calibri" w:hAnsi="Calibri" w:cs="Calibri" w:hint="cs"/>
          <w:rtl/>
        </w:rPr>
        <w:t xml:space="preserve"> </w:t>
      </w:r>
    </w:p>
    <w:p w14:paraId="47FA9D7A" w14:textId="77777777" w:rsidR="00EA7549" w:rsidRDefault="00EA7549" w:rsidP="005D5268">
      <w:pPr>
        <w:ind w:left="1080"/>
        <w:rPr>
          <w:rFonts w:ascii="Calibri" w:hAnsi="Calibri" w:cs="Calibri"/>
          <w:rtl/>
        </w:rPr>
      </w:pPr>
    </w:p>
    <w:p w14:paraId="50E1C665" w14:textId="77777777" w:rsidR="003B6333" w:rsidRDefault="003B6333" w:rsidP="005D5268">
      <w:pPr>
        <w:ind w:left="1080"/>
        <w:rPr>
          <w:rFonts w:ascii="Calibri" w:hAnsi="Calibri" w:cs="Calibri"/>
          <w:rtl/>
        </w:rPr>
      </w:pPr>
    </w:p>
    <w:p w14:paraId="05687D9E" w14:textId="77777777" w:rsidR="003B6333" w:rsidRDefault="003B6333" w:rsidP="005D5268">
      <w:pPr>
        <w:ind w:left="1080"/>
        <w:rPr>
          <w:rFonts w:ascii="Calibri" w:hAnsi="Calibri" w:cs="Calibri"/>
          <w:rtl/>
        </w:rPr>
      </w:pPr>
    </w:p>
    <w:p w14:paraId="3C8621F7" w14:textId="77777777" w:rsidR="00BE2DFD" w:rsidRDefault="00BE2DFD" w:rsidP="005D5268">
      <w:pPr>
        <w:ind w:left="1080"/>
        <w:rPr>
          <w:rFonts w:ascii="Calibri" w:hAnsi="Calibri" w:cs="Calibri"/>
          <w:rtl/>
        </w:rPr>
      </w:pPr>
    </w:p>
    <w:p w14:paraId="2EF33E35" w14:textId="77777777" w:rsidR="00124EB5" w:rsidRDefault="00124EB5" w:rsidP="005D5268">
      <w:pPr>
        <w:ind w:left="1080"/>
        <w:rPr>
          <w:rFonts w:ascii="Calibri" w:hAnsi="Calibri" w:cs="Calibri"/>
          <w:rtl/>
        </w:rPr>
      </w:pPr>
    </w:p>
    <w:p w14:paraId="6190D85C" w14:textId="77777777" w:rsidR="00CD5430" w:rsidRDefault="00CD5430" w:rsidP="00585431">
      <w:pPr>
        <w:rPr>
          <w:rFonts w:ascii="Calibri" w:hAnsi="Calibri" w:cs="Calibri"/>
          <w:rtl/>
        </w:rPr>
      </w:pPr>
    </w:p>
    <w:p w14:paraId="1BB4592B" w14:textId="77777777" w:rsidR="00CD5430" w:rsidRDefault="00CD5430" w:rsidP="005D5268">
      <w:pPr>
        <w:ind w:left="1080"/>
        <w:rPr>
          <w:rFonts w:ascii="Calibri" w:hAnsi="Calibri" w:cs="Calibri"/>
          <w:rtl/>
        </w:rPr>
      </w:pPr>
    </w:p>
    <w:p w14:paraId="51D7D6E3" w14:textId="7ED718AD" w:rsidR="003B6333" w:rsidRPr="00FE10B3" w:rsidRDefault="00B5758A" w:rsidP="00FE10B3">
      <w:pPr>
        <w:rPr>
          <w:rFonts w:ascii="Calibri" w:hAnsi="Calibri" w:cs="Calibri"/>
          <w:rtl/>
        </w:rPr>
      </w:pPr>
      <w:r w:rsidRPr="00FE10B3">
        <w:rPr>
          <w:rFonts w:ascii="Calibri" w:hAnsi="Calibri" w:cs="Calibri" w:hint="cs"/>
          <w:rtl/>
        </w:rPr>
        <w:t>ניסנו לטפל ב</w:t>
      </w:r>
      <w:r w:rsidR="002B03CB" w:rsidRPr="00FE10B3">
        <w:rPr>
          <w:rFonts w:ascii="Calibri" w:hAnsi="Calibri" w:cs="Calibri"/>
          <w:rtl/>
        </w:rPr>
        <w:t xml:space="preserve"> </w:t>
      </w:r>
      <w:r w:rsidR="002B03CB" w:rsidRPr="00FE10B3">
        <w:rPr>
          <w:rFonts w:ascii="Calibri" w:hAnsi="Calibri" w:cs="Calibri"/>
        </w:rPr>
        <w:t>Overfitting</w:t>
      </w:r>
      <w:r w:rsidR="002B03CB" w:rsidRPr="00FE10B3">
        <w:rPr>
          <w:rFonts w:ascii="Calibri" w:hAnsi="Calibri" w:cs="Calibri" w:hint="cs"/>
          <w:rtl/>
        </w:rPr>
        <w:t xml:space="preserve"> על ידי הענשה גדולה יותר בשיטת ה</w:t>
      </w:r>
      <w:r w:rsidR="003B6333" w:rsidRPr="00FE10B3">
        <w:rPr>
          <w:rFonts w:ascii="Calibri" w:hAnsi="Calibri" w:cs="Calibri" w:hint="cs"/>
          <w:rtl/>
        </w:rPr>
        <w:t xml:space="preserve"> </w:t>
      </w:r>
      <w:r w:rsidR="003B6333" w:rsidRPr="0093683E">
        <w:rPr>
          <w:rFonts w:ascii="Calibri" w:hAnsi="Calibri" w:cs="Calibri"/>
          <w:b/>
          <w:bCs/>
        </w:rPr>
        <w:t>Regularization</w:t>
      </w:r>
      <w:r w:rsidR="003B6333" w:rsidRPr="00FE10B3">
        <w:rPr>
          <w:rFonts w:ascii="Calibri" w:hAnsi="Calibri" w:cs="Calibri" w:hint="cs"/>
          <w:rtl/>
        </w:rPr>
        <w:t xml:space="preserve"> במתן קנסות ג</w:t>
      </w:r>
      <w:r w:rsidR="00FE10B3" w:rsidRPr="00FE10B3">
        <w:rPr>
          <w:rFonts w:ascii="Calibri" w:hAnsi="Calibri" w:cs="Calibri" w:hint="cs"/>
          <w:rtl/>
        </w:rPr>
        <w:t xml:space="preserve">דולים יותר על </w:t>
      </w:r>
      <w:r w:rsidR="003B6333" w:rsidRPr="00FE10B3">
        <w:rPr>
          <w:rFonts w:ascii="Calibri" w:hAnsi="Calibri" w:cs="Calibri" w:hint="cs"/>
          <w:rtl/>
        </w:rPr>
        <w:t xml:space="preserve"> </w:t>
      </w:r>
      <w:r w:rsidR="00571120">
        <w:rPr>
          <w:rFonts w:ascii="Calibri" w:hAnsi="Calibri" w:cs="Calibri" w:hint="cs"/>
          <w:rtl/>
        </w:rPr>
        <w:t>1</w:t>
      </w:r>
      <w:r w:rsidR="00571120">
        <w:rPr>
          <w:rFonts w:ascii="Calibri" w:hAnsi="Calibri" w:cs="Calibri"/>
        </w:rPr>
        <w:t>L</w:t>
      </w:r>
      <w:r w:rsidR="003B6333" w:rsidRPr="00FE10B3">
        <w:rPr>
          <w:rFonts w:ascii="Calibri" w:hAnsi="Calibri" w:cs="Calibri" w:hint="cs"/>
          <w:rtl/>
        </w:rPr>
        <w:t xml:space="preserve"> וגם על </w:t>
      </w:r>
      <w:r w:rsidR="00FE10B3" w:rsidRPr="00FE10B3">
        <w:rPr>
          <w:rFonts w:ascii="Calibri" w:hAnsi="Calibri" w:cs="Calibri" w:hint="cs"/>
          <w:rtl/>
        </w:rPr>
        <w:t>2</w:t>
      </w:r>
      <w:r w:rsidR="00FE10B3" w:rsidRPr="00FE10B3">
        <w:rPr>
          <w:rFonts w:ascii="Calibri" w:hAnsi="Calibri" w:cs="Calibri"/>
        </w:rPr>
        <w:t>L</w:t>
      </w:r>
      <w:r w:rsidR="004F4D84">
        <w:rPr>
          <w:rFonts w:ascii="Calibri" w:hAnsi="Calibri" w:cs="Calibri"/>
          <w:rtl/>
        </w:rPr>
        <w:br/>
      </w:r>
    </w:p>
    <w:p w14:paraId="33B70716" w14:textId="7EC0B06F" w:rsidR="00EA7549" w:rsidRPr="00DE7D95" w:rsidRDefault="00DE7D95" w:rsidP="00DE7D95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CD5430" w:rsidRPr="004B16E7">
        <w:rPr>
          <w:rFonts w:ascii="Calibri" w:hAnsi="Calibri" w:cs="Calibri" w:hint="cs"/>
          <w:b/>
          <w:bCs/>
          <w:u w:val="single"/>
          <w:rtl/>
        </w:rPr>
        <w:t>6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>-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DE7D95">
        <w:rPr>
          <w:rFonts w:ascii="Calibri" w:hAnsi="Calibri" w:cs="Calibri" w:hint="cs"/>
          <w:b/>
          <w:bCs/>
          <w:u w:val="single"/>
          <w:rtl/>
        </w:rPr>
        <w:t>הגדלת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2</w:t>
      </w:r>
      <w:r w:rsidR="00EA7549" w:rsidRPr="00DE7D95">
        <w:rPr>
          <w:rFonts w:ascii="Calibri" w:hAnsi="Calibri" w:cs="Calibri"/>
          <w:b/>
          <w:bCs/>
          <w:u w:val="single"/>
        </w:rPr>
        <w:t>L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מ0.016 ל0.2</w:t>
      </w:r>
    </w:p>
    <w:p w14:paraId="043CC261" w14:textId="413D7E39" w:rsidR="004B16E7" w:rsidRPr="00585431" w:rsidRDefault="004B16E7" w:rsidP="00DE7D95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  <w:rtl/>
        </w:rPr>
        <w:drawing>
          <wp:anchor distT="0" distB="0" distL="114300" distR="114300" simplePos="0" relativeHeight="251658247" behindDoc="1" locked="0" layoutInCell="1" allowOverlap="1" wp14:anchorId="1D691C48" wp14:editId="087B5859">
            <wp:simplePos x="0" y="0"/>
            <wp:positionH relativeFrom="column">
              <wp:posOffset>1046988</wp:posOffset>
            </wp:positionH>
            <wp:positionV relativeFrom="paragraph">
              <wp:posOffset>96546</wp:posOffset>
            </wp:positionV>
            <wp:extent cx="4965793" cy="2286000"/>
            <wp:effectExtent l="0" t="0" r="6350" b="0"/>
            <wp:wrapTight wrapText="bothSides">
              <wp:wrapPolygon edited="0">
                <wp:start x="0" y="0"/>
                <wp:lineTo x="0" y="21420"/>
                <wp:lineTo x="21545" y="21420"/>
                <wp:lineTo x="21545" y="0"/>
                <wp:lineTo x="0" y="0"/>
              </wp:wrapPolygon>
            </wp:wrapTight>
            <wp:docPr id="1857984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84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9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0AB56" w14:textId="77777777" w:rsidR="00DC29B7" w:rsidRDefault="008E19F1" w:rsidP="00B56AD8">
      <w:pPr>
        <w:ind w:left="1080"/>
        <w:rPr>
          <w:rFonts w:ascii="Calibri" w:hAnsi="Calibri" w:cs="Calibri"/>
          <w:rtl/>
        </w:rPr>
      </w:pPr>
      <w:r w:rsidRPr="00E34D02">
        <w:rPr>
          <w:rFonts w:ascii="Calibri" w:hAnsi="Calibri" w:cs="Calibri"/>
          <w:u w:val="single"/>
          <w:rtl/>
        </w:rPr>
        <w:br/>
      </w:r>
    </w:p>
    <w:p w14:paraId="6BEA12F0" w14:textId="77777777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923052E" w14:textId="77777777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88808F2" w14:textId="0B4B1CBB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8730C26" w14:textId="7E90A48C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76D72E51" w14:textId="77777777" w:rsidR="00585431" w:rsidRDefault="00585431" w:rsidP="00B56AD8">
      <w:pPr>
        <w:ind w:left="1080"/>
        <w:rPr>
          <w:rFonts w:ascii="Calibri" w:hAnsi="Calibri" w:cs="Calibri"/>
          <w:rtl/>
        </w:rPr>
      </w:pPr>
    </w:p>
    <w:p w14:paraId="2859258C" w14:textId="77777777" w:rsidR="00585431" w:rsidRPr="00585431" w:rsidRDefault="00585431" w:rsidP="00B56AD8">
      <w:pPr>
        <w:ind w:left="1080"/>
        <w:rPr>
          <w:rFonts w:ascii="Calibri" w:hAnsi="Calibri" w:cs="Calibri"/>
          <w:rtl/>
        </w:rPr>
      </w:pPr>
    </w:p>
    <w:p w14:paraId="67F0D3E5" w14:textId="10865FD0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624B7A27" w14:textId="175B98E1" w:rsidR="00DC29B7" w:rsidRDefault="00DC29B7" w:rsidP="00DC29B7">
      <w:pPr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Pr="00DE7D95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6" behindDoc="1" locked="0" layoutInCell="1" allowOverlap="1" wp14:anchorId="597CB7CC" wp14:editId="01DD07BF">
            <wp:simplePos x="0" y="0"/>
            <wp:positionH relativeFrom="column">
              <wp:posOffset>121750</wp:posOffset>
            </wp:positionH>
            <wp:positionV relativeFrom="paragraph">
              <wp:posOffset>252702</wp:posOffset>
            </wp:positionV>
            <wp:extent cx="6645910" cy="208915"/>
            <wp:effectExtent l="0" t="0" r="2540" b="635"/>
            <wp:wrapTight wrapText="bothSides">
              <wp:wrapPolygon edited="0">
                <wp:start x="0" y="0"/>
                <wp:lineTo x="0" y="19696"/>
                <wp:lineTo x="21546" y="19696"/>
                <wp:lineTo x="21546" y="0"/>
                <wp:lineTo x="0" y="0"/>
              </wp:wrapPolygon>
            </wp:wrapTight>
            <wp:docPr id="178081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20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A54F1" w14:textId="77777777" w:rsidR="00DC29B7" w:rsidRDefault="00DC29B7" w:rsidP="00DC29B7">
      <w:pPr>
        <w:rPr>
          <w:rFonts w:ascii="Calibri" w:hAnsi="Calibri" w:cs="Calibri"/>
          <w:rtl/>
        </w:rPr>
      </w:pPr>
    </w:p>
    <w:p w14:paraId="5342EE24" w14:textId="0911C193" w:rsidR="00B56AD8" w:rsidRDefault="00B56AD8" w:rsidP="00DC29B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ישנה </w:t>
      </w:r>
      <w:r w:rsidRPr="005778F9">
        <w:rPr>
          <w:rFonts w:ascii="Calibri" w:hAnsi="Calibri" w:cs="Calibri" w:hint="cs"/>
          <w:highlight w:val="red"/>
          <w:rtl/>
        </w:rPr>
        <w:t>ירידה</w:t>
      </w:r>
      <w:r>
        <w:rPr>
          <w:rFonts w:ascii="Calibri" w:hAnsi="Calibri" w:cs="Calibri" w:hint="cs"/>
          <w:rtl/>
        </w:rPr>
        <w:t xml:space="preserve"> </w:t>
      </w:r>
      <w:r w:rsidR="00A13CB7">
        <w:rPr>
          <w:rFonts w:ascii="Calibri" w:hAnsi="Calibri" w:cs="Calibri" w:hint="cs"/>
          <w:rtl/>
        </w:rPr>
        <w:t xml:space="preserve">ב </w:t>
      </w:r>
      <w:r w:rsidR="00A13CB7">
        <w:rPr>
          <w:rFonts w:ascii="Calibri" w:hAnsi="Calibri" w:cs="Calibri"/>
        </w:rPr>
        <w:t>Accuracy</w:t>
      </w:r>
      <w:r w:rsidR="00A13CB7">
        <w:rPr>
          <w:rFonts w:ascii="Calibri" w:hAnsi="Calibri" w:cs="Calibri" w:hint="cs"/>
          <w:rtl/>
        </w:rPr>
        <w:t xml:space="preserve">  ולא חל שינוי ב </w:t>
      </w:r>
      <w:r w:rsidR="00A13CB7" w:rsidRPr="00B0436B">
        <w:rPr>
          <w:rFonts w:ascii="Calibri" w:hAnsi="Calibri" w:cs="Calibri"/>
          <w:b/>
          <w:bCs/>
        </w:rPr>
        <w:t>Overfitting</w:t>
      </w:r>
      <w:r w:rsidR="00A13CB7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 xml:space="preserve">לכן </w:t>
      </w:r>
      <w:r w:rsidR="00577F65">
        <w:rPr>
          <w:rFonts w:ascii="Calibri" w:hAnsi="Calibri" w:cs="Calibri" w:hint="cs"/>
          <w:rtl/>
        </w:rPr>
        <w:t>הגדלת</w:t>
      </w:r>
      <w:r w:rsidR="003E0DA0">
        <w:rPr>
          <w:rFonts w:ascii="Calibri" w:hAnsi="Calibri" w:cs="Calibri" w:hint="cs"/>
          <w:rtl/>
        </w:rPr>
        <w:t xml:space="preserve"> </w:t>
      </w:r>
      <w:r w:rsidR="003E0DA0">
        <w:rPr>
          <w:rFonts w:ascii="Calibri" w:hAnsi="Calibri" w:cs="Calibri"/>
        </w:rPr>
        <w:t>L2</w:t>
      </w:r>
      <w:r w:rsidR="003E0DA0">
        <w:rPr>
          <w:rFonts w:ascii="Calibri" w:hAnsi="Calibri" w:cs="Calibri" w:hint="cs"/>
          <w:rtl/>
        </w:rPr>
        <w:t xml:space="preserve"> באחוז נמוך לא מועילה</w:t>
      </w:r>
      <w:r w:rsidR="00F16394">
        <w:rPr>
          <w:rFonts w:ascii="Calibri" w:hAnsi="Calibri" w:cs="Calibri" w:hint="cs"/>
          <w:rtl/>
        </w:rPr>
        <w:t xml:space="preserve"> לשיפור המודל</w:t>
      </w:r>
    </w:p>
    <w:p w14:paraId="2F15F303" w14:textId="16FAB665" w:rsidR="00186C38" w:rsidRDefault="00186C38" w:rsidP="00EA7549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F9C7235" w14:textId="4BA3484D" w:rsidR="00186C38" w:rsidRPr="004B16E7" w:rsidRDefault="00CD5430" w:rsidP="00CD5430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7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4B16E7">
        <w:rPr>
          <w:rFonts w:ascii="Calibri" w:hAnsi="Calibri" w:cs="Calibri" w:hint="cs"/>
          <w:b/>
          <w:bCs/>
          <w:u w:val="single"/>
          <w:rtl/>
        </w:rPr>
        <w:t>הגדלת</w:t>
      </w:r>
      <w:r w:rsidR="00186C38" w:rsidRPr="004B16E7">
        <w:rPr>
          <w:rFonts w:ascii="Calibri" w:hAnsi="Calibri" w:cs="Calibri" w:hint="cs"/>
          <w:b/>
          <w:bCs/>
          <w:u w:val="single"/>
          <w:rtl/>
        </w:rPr>
        <w:t xml:space="preserve"> 1</w:t>
      </w:r>
      <w:r w:rsidR="00186C38" w:rsidRPr="004B16E7">
        <w:rPr>
          <w:rFonts w:ascii="Calibri" w:hAnsi="Calibri" w:cs="Calibri"/>
          <w:b/>
          <w:bCs/>
          <w:u w:val="single"/>
        </w:rPr>
        <w:t>L</w:t>
      </w:r>
      <w:r w:rsidR="00186C38" w:rsidRPr="004B16E7">
        <w:rPr>
          <w:rFonts w:ascii="Calibri" w:hAnsi="Calibri" w:cs="Calibri" w:hint="cs"/>
          <w:b/>
          <w:bCs/>
          <w:u w:val="single"/>
          <w:rtl/>
        </w:rPr>
        <w:t xml:space="preserve"> מ0.006 ל0.2</w:t>
      </w:r>
    </w:p>
    <w:p w14:paraId="34268E60" w14:textId="73481B2E" w:rsidR="00186E88" w:rsidRDefault="001C605B" w:rsidP="00186E88">
      <w:pPr>
        <w:pStyle w:val="ListParagraph"/>
        <w:ind w:left="1440"/>
        <w:rPr>
          <w:rFonts w:ascii="Calibri" w:hAnsi="Calibri" w:cs="Calibri"/>
          <w:u w:val="single"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3" behindDoc="0" locked="0" layoutInCell="1" allowOverlap="1" wp14:anchorId="4CF3C92B" wp14:editId="09D1BA37">
            <wp:simplePos x="0" y="0"/>
            <wp:positionH relativeFrom="column">
              <wp:posOffset>973303</wp:posOffset>
            </wp:positionH>
            <wp:positionV relativeFrom="paragraph">
              <wp:posOffset>114274</wp:posOffset>
            </wp:positionV>
            <wp:extent cx="4995881" cy="2286000"/>
            <wp:effectExtent l="0" t="0" r="0" b="0"/>
            <wp:wrapSquare wrapText="bothSides"/>
            <wp:docPr id="146522652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2652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95F05" w14:textId="6FCB8230" w:rsidR="008F4552" w:rsidRDefault="008F4552" w:rsidP="00186C38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0068E593" w14:textId="77777777" w:rsidR="001C605B" w:rsidRDefault="00F16394" w:rsidP="00186C38">
      <w:pPr>
        <w:pStyle w:val="ListParagraph"/>
        <w:ind w:left="1440"/>
        <w:rPr>
          <w:rFonts w:ascii="Calibri" w:hAnsi="Calibri" w:cs="Calibri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3E6FF5EB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16DC532A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4B5816DB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5F98BBE7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6492126B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0A2E43AA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237873F4" w14:textId="77777777" w:rsidR="00585431" w:rsidRDefault="00585431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650BB012" w14:textId="77777777" w:rsidR="00585431" w:rsidRPr="00585431" w:rsidRDefault="00585431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43B11763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3F6BCFAA" w14:textId="211D6F29" w:rsidR="00B32F45" w:rsidRPr="00585431" w:rsidRDefault="00B32F45" w:rsidP="00B32F45">
      <w:pPr>
        <w:pStyle w:val="ListParagraph"/>
        <w:ind w:left="0"/>
        <w:jc w:val="center"/>
        <w:rPr>
          <w:rFonts w:ascii="Calibri" w:hAnsi="Calibri" w:cs="Calibri"/>
          <w:rtl/>
        </w:rPr>
      </w:pPr>
    </w:p>
    <w:p w14:paraId="74128013" w14:textId="46157D99" w:rsidR="00B32F45" w:rsidRDefault="00B32F45" w:rsidP="00B32F45">
      <w:pPr>
        <w:pStyle w:val="ListParagraph"/>
        <w:ind w:left="0"/>
        <w:jc w:val="center"/>
        <w:rPr>
          <w:rFonts w:ascii="Calibri" w:hAnsi="Calibri" w:cs="Calibri"/>
          <w:rtl/>
        </w:rPr>
      </w:pPr>
      <w:r w:rsidRPr="00CD5430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8" behindDoc="0" locked="0" layoutInCell="1" allowOverlap="1" wp14:anchorId="0CF67BD7" wp14:editId="7283081D">
            <wp:simplePos x="0" y="0"/>
            <wp:positionH relativeFrom="column">
              <wp:posOffset>20320</wp:posOffset>
            </wp:positionH>
            <wp:positionV relativeFrom="paragraph">
              <wp:posOffset>210431</wp:posOffset>
            </wp:positionV>
            <wp:extent cx="6645910" cy="168910"/>
            <wp:effectExtent l="0" t="0" r="2540" b="2540"/>
            <wp:wrapSquare wrapText="bothSides"/>
            <wp:docPr id="104189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023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12EA2B2F" w14:textId="001437E7" w:rsidR="00B32F45" w:rsidRDefault="00B32F45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3E859201" w14:textId="13625E34" w:rsidR="00186C38" w:rsidRPr="00585431" w:rsidRDefault="00F16394" w:rsidP="00B32F45">
      <w:pPr>
        <w:rPr>
          <w:rFonts w:ascii="Calibri" w:hAnsi="Calibri" w:cs="Calibri"/>
          <w:rtl/>
        </w:rPr>
      </w:pPr>
      <w:r w:rsidRPr="00B32F45">
        <w:rPr>
          <w:rFonts w:ascii="Calibri" w:hAnsi="Calibri" w:cs="Calibri" w:hint="cs"/>
          <w:rtl/>
        </w:rPr>
        <w:t xml:space="preserve">ישנה </w:t>
      </w:r>
      <w:r w:rsidRPr="00B32F45">
        <w:rPr>
          <w:rFonts w:ascii="Calibri" w:hAnsi="Calibri" w:cs="Calibri" w:hint="cs"/>
          <w:highlight w:val="red"/>
          <w:rtl/>
        </w:rPr>
        <w:t>ירידה</w:t>
      </w:r>
      <w:r w:rsidRPr="00B32F45">
        <w:rPr>
          <w:rFonts w:ascii="Calibri" w:hAnsi="Calibri" w:cs="Calibri" w:hint="cs"/>
          <w:rtl/>
        </w:rPr>
        <w:t xml:space="preserve"> </w:t>
      </w:r>
      <w:r w:rsidR="00206DA5">
        <w:rPr>
          <w:rFonts w:ascii="Calibri" w:hAnsi="Calibri" w:cs="Calibri" w:hint="cs"/>
          <w:rtl/>
        </w:rPr>
        <w:t xml:space="preserve">ב </w:t>
      </w:r>
      <w:r w:rsidR="00206DA5">
        <w:rPr>
          <w:rFonts w:ascii="Calibri" w:hAnsi="Calibri" w:cs="Calibri"/>
        </w:rPr>
        <w:t>Accuracy</w:t>
      </w:r>
      <w:r w:rsidR="00206DA5">
        <w:rPr>
          <w:rFonts w:ascii="Calibri" w:hAnsi="Calibri" w:cs="Calibri" w:hint="cs"/>
          <w:rtl/>
        </w:rPr>
        <w:t xml:space="preserve">  ולא חל שינוי ב </w:t>
      </w:r>
      <w:r w:rsidR="00206DA5" w:rsidRPr="00B0436B">
        <w:rPr>
          <w:rFonts w:ascii="Calibri" w:hAnsi="Calibri" w:cs="Calibri"/>
          <w:b/>
          <w:bCs/>
        </w:rPr>
        <w:t>Overfitting</w:t>
      </w:r>
      <w:r w:rsidRPr="00B32F45">
        <w:rPr>
          <w:rFonts w:ascii="Calibri" w:hAnsi="Calibri" w:cs="Calibri" w:hint="cs"/>
          <w:rtl/>
        </w:rPr>
        <w:t xml:space="preserve"> ולכן </w:t>
      </w:r>
      <w:r w:rsidR="00577F65" w:rsidRPr="00B32F45">
        <w:rPr>
          <w:rFonts w:ascii="Calibri" w:hAnsi="Calibri" w:cs="Calibri" w:hint="cs"/>
          <w:rtl/>
        </w:rPr>
        <w:t>הגדלת</w:t>
      </w:r>
      <w:r w:rsidRPr="00B32F45">
        <w:rPr>
          <w:rFonts w:ascii="Calibri" w:hAnsi="Calibri" w:cs="Calibri" w:hint="cs"/>
          <w:rtl/>
        </w:rPr>
        <w:t xml:space="preserve"> </w:t>
      </w:r>
      <w:r w:rsidRPr="00B32F45">
        <w:rPr>
          <w:rFonts w:ascii="Calibri" w:hAnsi="Calibri" w:cs="Calibri"/>
        </w:rPr>
        <w:t>L1</w:t>
      </w:r>
      <w:r w:rsidRPr="00B32F45">
        <w:rPr>
          <w:rFonts w:ascii="Calibri" w:hAnsi="Calibri" w:cs="Calibri" w:hint="cs"/>
          <w:rtl/>
        </w:rPr>
        <w:t xml:space="preserve"> באחוז נמוך לא מועילה לשיפור המודל</w:t>
      </w:r>
    </w:p>
    <w:p w14:paraId="30EA2E62" w14:textId="77777777" w:rsidR="007C1591" w:rsidRDefault="007C1591" w:rsidP="00585431">
      <w:pPr>
        <w:rPr>
          <w:rFonts w:ascii="Calibri" w:hAnsi="Calibri" w:cs="Calibri"/>
          <w:b/>
          <w:bCs/>
          <w:rtl/>
        </w:rPr>
      </w:pPr>
    </w:p>
    <w:p w14:paraId="788F1351" w14:textId="77777777" w:rsidR="00317701" w:rsidRDefault="00317701" w:rsidP="00585431">
      <w:pPr>
        <w:rPr>
          <w:rFonts w:ascii="Calibri" w:hAnsi="Calibri" w:cs="Calibri"/>
          <w:b/>
          <w:bCs/>
          <w:rtl/>
        </w:rPr>
      </w:pPr>
    </w:p>
    <w:p w14:paraId="2687A0C9" w14:textId="77777777" w:rsidR="00317701" w:rsidRDefault="00317701" w:rsidP="00585431">
      <w:pPr>
        <w:rPr>
          <w:rFonts w:ascii="Calibri" w:hAnsi="Calibri" w:cs="Calibri"/>
          <w:b/>
          <w:bCs/>
          <w:rtl/>
        </w:rPr>
      </w:pPr>
    </w:p>
    <w:p w14:paraId="185B2CE2" w14:textId="77777777" w:rsidR="00336666" w:rsidRPr="00585431" w:rsidRDefault="00336666" w:rsidP="00585431">
      <w:pPr>
        <w:rPr>
          <w:rFonts w:ascii="Calibri" w:hAnsi="Calibri" w:cs="Calibri"/>
          <w:b/>
          <w:bCs/>
          <w:rtl/>
        </w:rPr>
      </w:pPr>
    </w:p>
    <w:p w14:paraId="61CD64AF" w14:textId="6F0E080A" w:rsidR="00186C38" w:rsidRPr="004B16E7" w:rsidRDefault="004855DC" w:rsidP="007C1591">
      <w:pPr>
        <w:ind w:left="3240" w:firstLine="36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lastRenderedPageBreak/>
        <w:t>גרף 8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D54C33" w:rsidRPr="004B16E7">
        <w:rPr>
          <w:rFonts w:ascii="Calibri" w:hAnsi="Calibri" w:cs="Calibri"/>
          <w:b/>
          <w:bCs/>
          <w:u w:val="single"/>
          <w:rtl/>
        </w:rPr>
        <w:t>–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הקטנת </w:t>
      </w:r>
      <w:r w:rsidR="00D54C33" w:rsidRPr="004B16E7">
        <w:rPr>
          <w:rFonts w:ascii="Calibri" w:hAnsi="Calibri" w:cs="Calibri"/>
          <w:b/>
          <w:bCs/>
          <w:u w:val="single"/>
        </w:rPr>
        <w:t>L1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מ0.006 ל0.001</w:t>
      </w:r>
    </w:p>
    <w:p w14:paraId="12C98828" w14:textId="085767FD" w:rsidR="00D54C33" w:rsidRDefault="007C1591" w:rsidP="00D54C33">
      <w:pPr>
        <w:pStyle w:val="ListParagraph"/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9" behindDoc="0" locked="0" layoutInCell="1" allowOverlap="1" wp14:anchorId="27C9A247" wp14:editId="74EBA095">
            <wp:simplePos x="0" y="0"/>
            <wp:positionH relativeFrom="margin">
              <wp:align>center</wp:align>
            </wp:positionH>
            <wp:positionV relativeFrom="paragraph">
              <wp:posOffset>140766</wp:posOffset>
            </wp:positionV>
            <wp:extent cx="5040083" cy="2286000"/>
            <wp:effectExtent l="0" t="0" r="8255" b="0"/>
            <wp:wrapSquare wrapText="bothSides"/>
            <wp:docPr id="835944032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4032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2D28B" w14:textId="1C890A58" w:rsidR="006E5278" w:rsidRDefault="006E5278" w:rsidP="00D54C33">
      <w:pPr>
        <w:pStyle w:val="ListParagraph"/>
        <w:rPr>
          <w:rFonts w:ascii="Calibri" w:hAnsi="Calibri" w:cs="Calibri"/>
          <w:u w:val="single"/>
          <w:rtl/>
        </w:rPr>
      </w:pPr>
    </w:p>
    <w:p w14:paraId="255DA682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15FD5ACD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33614E1C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558A86B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5BD29F55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77CA616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00D29FD4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2827594E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2C541A9C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1F383F1F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6271669D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7FC20214" w14:textId="77777777" w:rsidR="00585431" w:rsidRP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53F6620C" w14:textId="36F03F23" w:rsidR="007C1591" w:rsidRPr="007C1591" w:rsidRDefault="007C1591" w:rsidP="00585431">
      <w:pPr>
        <w:pStyle w:val="ListParagraph"/>
        <w:ind w:left="3600" w:firstLine="720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4" behindDoc="0" locked="0" layoutInCell="1" allowOverlap="1" wp14:anchorId="5B427D13" wp14:editId="570672BB">
            <wp:simplePos x="0" y="0"/>
            <wp:positionH relativeFrom="margin">
              <wp:align>left</wp:align>
            </wp:positionH>
            <wp:positionV relativeFrom="paragraph">
              <wp:posOffset>277342</wp:posOffset>
            </wp:positionV>
            <wp:extent cx="6645910" cy="215265"/>
            <wp:effectExtent l="0" t="0" r="2540" b="0"/>
            <wp:wrapSquare wrapText="bothSides"/>
            <wp:docPr id="186060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0091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 xml:space="preserve">התוצאה הכי גבוהה : </w:t>
      </w:r>
    </w:p>
    <w:p w14:paraId="0C7BBA5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04793DAB" w14:textId="687FCA83" w:rsidR="00F16394" w:rsidRPr="00875454" w:rsidRDefault="00F16394" w:rsidP="00D54C33">
      <w:pPr>
        <w:rPr>
          <w:rFonts w:ascii="Calibri" w:hAnsi="Calibri" w:cs="Calibri"/>
          <w:u w:val="single"/>
          <w:rtl/>
        </w:rPr>
      </w:pP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red"/>
          <w:rtl/>
        </w:rPr>
        <w:t>ירידה</w:t>
      </w:r>
      <w:r w:rsidRPr="00875454">
        <w:rPr>
          <w:rFonts w:ascii="Calibri" w:hAnsi="Calibri" w:cs="Calibri" w:hint="cs"/>
          <w:rtl/>
        </w:rPr>
        <w:t xml:space="preserve"> </w:t>
      </w:r>
      <w:r w:rsidR="00062979">
        <w:rPr>
          <w:rFonts w:ascii="Calibri" w:hAnsi="Calibri" w:cs="Calibri" w:hint="cs"/>
          <w:rtl/>
        </w:rPr>
        <w:t xml:space="preserve">ב </w:t>
      </w:r>
      <w:r w:rsidR="00062979">
        <w:rPr>
          <w:rFonts w:ascii="Calibri" w:hAnsi="Calibri" w:cs="Calibri"/>
        </w:rPr>
        <w:t>Accuracy</w:t>
      </w:r>
      <w:r w:rsidR="00062979">
        <w:rPr>
          <w:rFonts w:ascii="Calibri" w:hAnsi="Calibri" w:cs="Calibri" w:hint="cs"/>
          <w:rtl/>
        </w:rPr>
        <w:t xml:space="preserve">  ולא חל שינוי ב </w:t>
      </w:r>
      <w:r w:rsidR="00062979" w:rsidRPr="00B0436B">
        <w:rPr>
          <w:rFonts w:ascii="Calibri" w:hAnsi="Calibri" w:cs="Calibri"/>
          <w:b/>
          <w:bCs/>
        </w:rPr>
        <w:t>Overfitting</w:t>
      </w:r>
      <w:r w:rsidRPr="00875454">
        <w:rPr>
          <w:rFonts w:ascii="Calibri" w:hAnsi="Calibri" w:cs="Calibri" w:hint="cs"/>
          <w:rtl/>
        </w:rPr>
        <w:t xml:space="preserve"> ולכן הקטנת </w:t>
      </w:r>
      <w:r w:rsidRPr="00875454">
        <w:rPr>
          <w:rFonts w:ascii="Calibri" w:hAnsi="Calibri" w:cs="Calibri"/>
        </w:rPr>
        <w:t>L1</w:t>
      </w:r>
      <w:r w:rsidRPr="00875454">
        <w:rPr>
          <w:rFonts w:ascii="Calibri" w:hAnsi="Calibri" w:cs="Calibri" w:hint="cs"/>
          <w:rtl/>
        </w:rPr>
        <w:t xml:space="preserve"> באחוז נמוך לא מועילה לשיפור המודל</w:t>
      </w:r>
    </w:p>
    <w:p w14:paraId="06B73280" w14:textId="10217172" w:rsidR="00D54C33" w:rsidRDefault="00D54C33" w:rsidP="00D54C33">
      <w:pPr>
        <w:pStyle w:val="ListParagraph"/>
        <w:rPr>
          <w:rFonts w:ascii="Calibri" w:hAnsi="Calibri" w:cs="Calibri"/>
          <w:u w:val="single"/>
          <w:rtl/>
        </w:rPr>
      </w:pPr>
    </w:p>
    <w:p w14:paraId="05EA3C1E" w14:textId="667ED3F6" w:rsidR="00D54C33" w:rsidRPr="007C1591" w:rsidRDefault="00D54C33" w:rsidP="00D54C33">
      <w:pPr>
        <w:pStyle w:val="ListParagraph"/>
        <w:rPr>
          <w:rFonts w:ascii="Calibri" w:hAnsi="Calibri" w:cs="Calibri"/>
          <w:rtl/>
        </w:rPr>
      </w:pPr>
    </w:p>
    <w:p w14:paraId="5ED0FEBD" w14:textId="611F729A" w:rsidR="00D54C33" w:rsidRPr="004B16E7" w:rsidRDefault="007C1591" w:rsidP="007C1591">
      <w:pPr>
        <w:ind w:left="2880" w:firstLine="72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9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93C41" w:rsidRPr="004B16E7">
        <w:rPr>
          <w:rFonts w:ascii="Calibri" w:hAnsi="Calibri" w:cs="Calibri"/>
          <w:b/>
          <w:bCs/>
          <w:u w:val="single"/>
          <w:rtl/>
        </w:rPr>
        <w:t>–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4B16E7">
        <w:rPr>
          <w:rFonts w:ascii="Calibri" w:hAnsi="Calibri" w:cs="Calibri" w:hint="cs"/>
          <w:b/>
          <w:bCs/>
          <w:u w:val="single"/>
          <w:rtl/>
        </w:rPr>
        <w:t>הגדלת</w:t>
      </w:r>
      <w:r w:rsidR="00012B85" w:rsidRPr="004B16E7">
        <w:rPr>
          <w:rFonts w:ascii="Calibri" w:hAnsi="Calibri" w:cs="Calibri" w:hint="cs"/>
          <w:b/>
          <w:bCs/>
          <w:u w:val="single"/>
          <w:rtl/>
        </w:rPr>
        <w:t xml:space="preserve"> 2</w:t>
      </w:r>
      <w:r w:rsidR="00012B85" w:rsidRPr="004B16E7">
        <w:rPr>
          <w:rFonts w:ascii="Calibri" w:hAnsi="Calibri" w:cs="Calibri"/>
          <w:b/>
          <w:bCs/>
          <w:u w:val="single"/>
        </w:rPr>
        <w:t>L</w:t>
      </w:r>
      <w:r w:rsidR="00012B85" w:rsidRPr="004B16E7">
        <w:rPr>
          <w:rFonts w:ascii="Calibri" w:hAnsi="Calibri" w:cs="Calibri" w:hint="cs"/>
          <w:b/>
          <w:bCs/>
          <w:u w:val="single"/>
          <w:rtl/>
        </w:rPr>
        <w:t xml:space="preserve"> מ0.016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ל0.08</w:t>
      </w:r>
    </w:p>
    <w:p w14:paraId="1D76F96A" w14:textId="0E7C7B14" w:rsidR="00012B85" w:rsidRDefault="0058543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0" behindDoc="0" locked="0" layoutInCell="1" allowOverlap="1" wp14:anchorId="0BC6DFAE" wp14:editId="1D374A24">
            <wp:simplePos x="0" y="0"/>
            <wp:positionH relativeFrom="column">
              <wp:posOffset>1036853</wp:posOffset>
            </wp:positionH>
            <wp:positionV relativeFrom="paragraph">
              <wp:posOffset>19075</wp:posOffset>
            </wp:positionV>
            <wp:extent cx="5028431" cy="2286000"/>
            <wp:effectExtent l="0" t="0" r="1270" b="0"/>
            <wp:wrapSquare wrapText="bothSides"/>
            <wp:docPr id="309074205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74205" name="Picture 1" descr="A graph of a line and a line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446C6" w14:textId="77777777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0A28460" w14:textId="2771299B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03288F01" w14:textId="77777777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760B93AC" w14:textId="69D51F44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6A07237F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55CBFBE4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33AB31DE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54EE22F9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4AA30927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23497E2C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4A7D8530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5077822B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3EFD3A19" w14:textId="4C6B6E69" w:rsidR="007C1591" w:rsidRDefault="007C1591" w:rsidP="007C1591">
      <w:pPr>
        <w:pStyle w:val="ListParagraph"/>
        <w:ind w:left="3600" w:firstLine="72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התוצאה הכי גבוהה: </w:t>
      </w:r>
    </w:p>
    <w:p w14:paraId="06568C07" w14:textId="4146AE9A" w:rsidR="007C1591" w:rsidRPr="007C1591" w:rsidRDefault="007C1591" w:rsidP="007C1591">
      <w:pPr>
        <w:pStyle w:val="ListParagraph"/>
        <w:ind w:left="3600" w:firstLine="720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5" behindDoc="0" locked="0" layoutInCell="1" allowOverlap="1" wp14:anchorId="4FA51D6A" wp14:editId="0C6652B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645910" cy="198755"/>
            <wp:effectExtent l="0" t="0" r="2540" b="0"/>
            <wp:wrapSquare wrapText="bothSides"/>
            <wp:docPr id="2839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8189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0B0F6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9C25E2C" w14:textId="75D99A0C" w:rsidR="005778F9" w:rsidRPr="00875454" w:rsidRDefault="005778F9" w:rsidP="005778F9">
      <w:pPr>
        <w:rPr>
          <w:rFonts w:ascii="Calibri" w:hAnsi="Calibri" w:cs="Calibri"/>
          <w:u w:val="single"/>
          <w:rtl/>
        </w:rPr>
      </w:pP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red"/>
          <w:rtl/>
        </w:rPr>
        <w:t>ירידה</w:t>
      </w:r>
      <w:r w:rsidRPr="00875454">
        <w:rPr>
          <w:rFonts w:ascii="Calibri" w:hAnsi="Calibri" w:cs="Calibri" w:hint="cs"/>
          <w:rtl/>
        </w:rPr>
        <w:t xml:space="preserve"> </w:t>
      </w:r>
      <w:r w:rsidR="00062979">
        <w:rPr>
          <w:rFonts w:ascii="Calibri" w:hAnsi="Calibri" w:cs="Calibri" w:hint="cs"/>
          <w:rtl/>
        </w:rPr>
        <w:t xml:space="preserve">ב </w:t>
      </w:r>
      <w:r w:rsidR="00062979">
        <w:rPr>
          <w:rFonts w:ascii="Calibri" w:hAnsi="Calibri" w:cs="Calibri"/>
        </w:rPr>
        <w:t>Accuracy</w:t>
      </w:r>
      <w:r w:rsidR="00062979">
        <w:rPr>
          <w:rFonts w:ascii="Calibri" w:hAnsi="Calibri" w:cs="Calibri" w:hint="cs"/>
          <w:rtl/>
        </w:rPr>
        <w:t xml:space="preserve">  ולא חל שינוי ב </w:t>
      </w:r>
      <w:r w:rsidR="00062979" w:rsidRPr="00B0436B">
        <w:rPr>
          <w:rFonts w:ascii="Calibri" w:hAnsi="Calibri" w:cs="Calibri"/>
          <w:b/>
          <w:bCs/>
        </w:rPr>
        <w:t>Overfitting</w:t>
      </w:r>
      <w:r w:rsidRPr="00875454">
        <w:rPr>
          <w:rFonts w:ascii="Calibri" w:hAnsi="Calibri" w:cs="Calibri" w:hint="cs"/>
          <w:rtl/>
        </w:rPr>
        <w:t xml:space="preserve"> ולכן הגדלת </w:t>
      </w:r>
      <w:r w:rsidRPr="00875454">
        <w:rPr>
          <w:rFonts w:ascii="Calibri" w:hAnsi="Calibri" w:cs="Calibri"/>
        </w:rPr>
        <w:t>L2</w:t>
      </w:r>
      <w:r w:rsidRPr="00875454">
        <w:rPr>
          <w:rFonts w:ascii="Calibri" w:hAnsi="Calibri" w:cs="Calibri" w:hint="cs"/>
          <w:rtl/>
        </w:rPr>
        <w:t xml:space="preserve"> </w:t>
      </w:r>
      <w:r w:rsidR="002A7101" w:rsidRPr="00875454">
        <w:rPr>
          <w:rFonts w:ascii="Calibri" w:hAnsi="Calibri" w:cs="Calibri" w:hint="cs"/>
          <w:rtl/>
        </w:rPr>
        <w:t>ל0.08</w:t>
      </w:r>
      <w:r w:rsidRPr="00875454">
        <w:rPr>
          <w:rFonts w:ascii="Calibri" w:hAnsi="Calibri" w:cs="Calibri" w:hint="cs"/>
          <w:rtl/>
        </w:rPr>
        <w:t xml:space="preserve"> לא מועילה לשיפור המודל</w:t>
      </w:r>
    </w:p>
    <w:p w14:paraId="4A75A4C2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61E6D167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720B82C0" w14:textId="77777777" w:rsidR="007A2631" w:rsidRPr="002A7101" w:rsidRDefault="007A2631" w:rsidP="002A7101">
      <w:pPr>
        <w:rPr>
          <w:rFonts w:ascii="Calibri" w:hAnsi="Calibri" w:cs="Calibri"/>
          <w:u w:val="single"/>
          <w:rtl/>
        </w:rPr>
      </w:pPr>
    </w:p>
    <w:p w14:paraId="0F9B0459" w14:textId="77777777" w:rsidR="007F02E8" w:rsidRPr="00875454" w:rsidRDefault="007F02E8" w:rsidP="00875454">
      <w:pPr>
        <w:rPr>
          <w:rFonts w:ascii="Calibri" w:hAnsi="Calibri" w:cs="Calibri"/>
          <w:u w:val="single"/>
          <w:rtl/>
        </w:rPr>
      </w:pPr>
    </w:p>
    <w:p w14:paraId="5DA976BD" w14:textId="77777777" w:rsidR="007F02E8" w:rsidRDefault="007F02E8" w:rsidP="00407078">
      <w:pPr>
        <w:rPr>
          <w:rFonts w:ascii="Calibri" w:hAnsi="Calibri" w:cs="Calibri"/>
          <w:u w:val="single"/>
          <w:rtl/>
        </w:rPr>
      </w:pPr>
    </w:p>
    <w:p w14:paraId="28362DAB" w14:textId="77777777" w:rsidR="00317701" w:rsidRDefault="00317701" w:rsidP="00407078">
      <w:pPr>
        <w:rPr>
          <w:rFonts w:ascii="Calibri" w:hAnsi="Calibri" w:cs="Calibri"/>
          <w:u w:val="single"/>
          <w:rtl/>
        </w:rPr>
      </w:pPr>
    </w:p>
    <w:p w14:paraId="7BE769DA" w14:textId="129A75AC" w:rsidR="00E845EA" w:rsidRPr="00E845EA" w:rsidRDefault="00E845EA" w:rsidP="00407078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lastRenderedPageBreak/>
        <w:t xml:space="preserve">בהרצה שמתחת רצינו לראות האם הענשה גדולה תעזור </w:t>
      </w:r>
      <w:r w:rsidR="00821119">
        <w:rPr>
          <w:rFonts w:ascii="Calibri" w:hAnsi="Calibri" w:cs="Calibri" w:hint="cs"/>
          <w:rtl/>
        </w:rPr>
        <w:t xml:space="preserve">לשיפור המודל </w:t>
      </w:r>
      <w:r w:rsidR="009A77A5">
        <w:rPr>
          <w:rFonts w:ascii="Calibri" w:hAnsi="Calibri" w:cs="Calibri" w:hint="cs"/>
          <w:rtl/>
        </w:rPr>
        <w:t xml:space="preserve">או שמא </w:t>
      </w:r>
      <w:r w:rsidR="001E0A8C">
        <w:rPr>
          <w:rFonts w:ascii="Calibri" w:hAnsi="Calibri" w:cs="Calibri" w:hint="cs"/>
          <w:rtl/>
        </w:rPr>
        <w:t xml:space="preserve">תבטל </w:t>
      </w:r>
      <w:r w:rsidR="003F489A">
        <w:rPr>
          <w:rFonts w:ascii="Calibri" w:hAnsi="Calibri" w:cs="Calibri" w:hint="cs"/>
          <w:rtl/>
        </w:rPr>
        <w:t>המון פיצ'רים כך שה</w:t>
      </w:r>
      <w:r w:rsidR="003F489A">
        <w:rPr>
          <w:rFonts w:ascii="Calibri" w:hAnsi="Calibri" w:cs="Calibri"/>
        </w:rPr>
        <w:t>Accuracy</w:t>
      </w:r>
      <w:r w:rsidR="003F489A">
        <w:rPr>
          <w:rFonts w:ascii="Calibri" w:hAnsi="Calibri" w:cs="Calibri" w:hint="cs"/>
          <w:rtl/>
        </w:rPr>
        <w:t xml:space="preserve"> ירד</w:t>
      </w:r>
      <w:r w:rsidR="00B34BF2">
        <w:rPr>
          <w:rFonts w:ascii="Calibri" w:hAnsi="Calibri" w:cs="Calibri" w:hint="cs"/>
          <w:rtl/>
        </w:rPr>
        <w:t>.</w:t>
      </w:r>
    </w:p>
    <w:p w14:paraId="0EE89AD6" w14:textId="38B37377" w:rsidR="00571120" w:rsidRDefault="00E62E43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85431" w:rsidRPr="004B16E7">
        <w:rPr>
          <w:rFonts w:ascii="Calibri" w:hAnsi="Calibri" w:cs="Calibri" w:hint="cs"/>
          <w:b/>
          <w:bCs/>
          <w:u w:val="single"/>
          <w:rtl/>
        </w:rPr>
        <w:t>גרף 10</w:t>
      </w:r>
      <w:r w:rsidR="002D40E8" w:rsidRPr="004B16E7">
        <w:rPr>
          <w:rFonts w:ascii="Calibri" w:hAnsi="Calibri" w:cs="Calibri" w:hint="cs"/>
          <w:b/>
          <w:bCs/>
          <w:u w:val="single"/>
        </w:rPr>
        <w:t xml:space="preserve"> </w:t>
      </w:r>
      <w:r w:rsidR="001330B6" w:rsidRPr="004B16E7">
        <w:rPr>
          <w:rFonts w:ascii="Calibri" w:hAnsi="Calibri" w:cs="Calibri"/>
          <w:b/>
          <w:bCs/>
          <w:u w:val="single"/>
          <w:rtl/>
        </w:rPr>
        <w:t>–</w:t>
      </w:r>
      <w:r w:rsidR="001330B6" w:rsidRPr="004B16E7">
        <w:rPr>
          <w:rFonts w:ascii="Calibri" w:hAnsi="Calibri" w:cs="Calibri" w:hint="cs"/>
          <w:b/>
          <w:bCs/>
          <w:u w:val="single"/>
          <w:rtl/>
        </w:rPr>
        <w:t xml:space="preserve"> הגדלת </w:t>
      </w:r>
      <w:r w:rsidR="00571120">
        <w:rPr>
          <w:rFonts w:ascii="Calibri" w:hAnsi="Calibri" w:cs="Calibri" w:hint="cs"/>
          <w:b/>
          <w:bCs/>
          <w:u w:val="single"/>
          <w:rtl/>
        </w:rPr>
        <w:t>1</w:t>
      </w:r>
      <w:r w:rsidR="00571120">
        <w:rPr>
          <w:rFonts w:ascii="Calibri" w:hAnsi="Calibri" w:cs="Calibri"/>
          <w:b/>
          <w:bCs/>
          <w:u w:val="single"/>
        </w:rPr>
        <w:t>L</w:t>
      </w:r>
      <w:r w:rsidR="00571120">
        <w:rPr>
          <w:rFonts w:ascii="Calibri" w:hAnsi="Calibri" w:cs="Calibri" w:hint="cs"/>
          <w:b/>
          <w:bCs/>
          <w:u w:val="single"/>
          <w:rtl/>
        </w:rPr>
        <w:t xml:space="preserve"> ו 2</w:t>
      </w:r>
      <w:r w:rsidR="00571120">
        <w:rPr>
          <w:rFonts w:ascii="Calibri" w:hAnsi="Calibri" w:cs="Calibri"/>
          <w:b/>
          <w:bCs/>
          <w:u w:val="single"/>
        </w:rPr>
        <w:t>L</w:t>
      </w:r>
      <w:r w:rsidR="00571120">
        <w:rPr>
          <w:rFonts w:ascii="Calibri" w:hAnsi="Calibri" w:cs="Calibri" w:hint="cs"/>
          <w:b/>
          <w:bCs/>
          <w:u w:val="single"/>
          <w:rtl/>
        </w:rPr>
        <w:t xml:space="preserve"> ל0.8</w:t>
      </w:r>
    </w:p>
    <w:p w14:paraId="3035334D" w14:textId="666BF0BB" w:rsidR="00E62E43" w:rsidRDefault="00E62E43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567C6F33" wp14:editId="1D95DE59">
            <wp:simplePos x="0" y="0"/>
            <wp:positionH relativeFrom="page">
              <wp:posOffset>1289100</wp:posOffset>
            </wp:positionH>
            <wp:positionV relativeFrom="paragraph">
              <wp:posOffset>2540</wp:posOffset>
            </wp:positionV>
            <wp:extent cx="4774223" cy="2286000"/>
            <wp:effectExtent l="0" t="0" r="7620" b="0"/>
            <wp:wrapSquare wrapText="bothSides"/>
            <wp:docPr id="33811841" name="תמונה 1" descr="A screen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105DCB-D86C-5E32-253A-60E847A2E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841" name="תמונה 1" descr="A screen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53105DCB-D86C-5E32-253A-60E847A2E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58A4" w14:textId="08EF7BC5" w:rsidR="00571120" w:rsidRPr="00571120" w:rsidRDefault="00571120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5E0BA61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484F632E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3087124D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1FAF3AB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41CA6A13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910C782" w14:textId="7D3123E8" w:rsidR="00E62E43" w:rsidRPr="00E62E43" w:rsidRDefault="00E62E43" w:rsidP="00E62E43">
      <w:pPr>
        <w:rPr>
          <w:rFonts w:ascii="Calibri" w:hAnsi="Calibri" w:cs="Calibri"/>
          <w:rtl/>
        </w:rPr>
      </w:pPr>
      <w:r>
        <w:rPr>
          <w:rFonts w:ascii="Calibri" w:hAnsi="Calibri" w:cs="Calibri"/>
          <w:b/>
          <w:bCs/>
          <w:u w:val="single"/>
          <w:rtl/>
        </w:rPr>
        <w:br/>
      </w:r>
      <w:r>
        <w:rPr>
          <w:rFonts w:ascii="Calibri" w:hAnsi="Calibri" w:cs="Calibri"/>
          <w:b/>
          <w:bCs/>
          <w:u w:val="single"/>
          <w:rtl/>
        </w:rPr>
        <w:br/>
      </w:r>
    </w:p>
    <w:p w14:paraId="3C617CA8" w14:textId="5A6BA554" w:rsidR="007D3414" w:rsidRDefault="007E4214" w:rsidP="007D3414">
      <w:pPr>
        <w:pStyle w:val="ListParagraph"/>
        <w:ind w:left="3600" w:firstLine="72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3BDE2348" wp14:editId="6EB26C84">
            <wp:simplePos x="0" y="0"/>
            <wp:positionH relativeFrom="margin">
              <wp:align>right</wp:align>
            </wp:positionH>
            <wp:positionV relativeFrom="paragraph">
              <wp:posOffset>276671</wp:posOffset>
            </wp:positionV>
            <wp:extent cx="6645910" cy="254635"/>
            <wp:effectExtent l="0" t="0" r="2540" b="0"/>
            <wp:wrapSquare wrapText="bothSides"/>
            <wp:docPr id="4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1D645A91-1827-06D1-138A-A2DDBDBB9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2">
                      <a:extLst>
                        <a:ext uri="{FF2B5EF4-FFF2-40B4-BE49-F238E27FC236}">
                          <a16:creationId xmlns:a16="http://schemas.microsoft.com/office/drawing/2014/main" id="{1D645A91-1827-06D1-138A-A2DDBDBB9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414">
        <w:rPr>
          <w:rFonts w:ascii="Calibri" w:hAnsi="Calibri" w:cs="Calibri" w:hint="cs"/>
          <w:rtl/>
        </w:rPr>
        <w:t xml:space="preserve">התוצאה הכי גבוהה: </w:t>
      </w:r>
    </w:p>
    <w:p w14:paraId="24C0ECBF" w14:textId="4B857879" w:rsidR="00E62E43" w:rsidRDefault="00E62E43" w:rsidP="007D3414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585528B2" w14:textId="4926C876" w:rsidR="00571120" w:rsidRPr="006C0A6A" w:rsidRDefault="007D3414" w:rsidP="006C0A6A">
      <w:pPr>
        <w:rPr>
          <w:rFonts w:ascii="Calibri" w:hAnsi="Calibri" w:cs="Calibri"/>
          <w:rtl/>
        </w:rPr>
      </w:pPr>
      <w:r w:rsidRPr="006C0A6A">
        <w:rPr>
          <w:rFonts w:ascii="Calibri" w:hAnsi="Calibri" w:cs="Calibri" w:hint="cs"/>
          <w:rtl/>
        </w:rPr>
        <w:t>כפי שציפ</w:t>
      </w:r>
      <w:r w:rsidR="007E4214">
        <w:rPr>
          <w:rFonts w:ascii="Calibri" w:hAnsi="Calibri" w:cs="Calibri" w:hint="cs"/>
          <w:rtl/>
        </w:rPr>
        <w:t>י</w:t>
      </w:r>
      <w:r w:rsidRPr="006C0A6A">
        <w:rPr>
          <w:rFonts w:ascii="Calibri" w:hAnsi="Calibri" w:cs="Calibri" w:hint="cs"/>
          <w:rtl/>
        </w:rPr>
        <w:t xml:space="preserve">נו לראות, </w:t>
      </w:r>
      <w:r w:rsidR="00333548" w:rsidRPr="006C0A6A">
        <w:rPr>
          <w:rFonts w:ascii="Calibri" w:hAnsi="Calibri" w:cs="Calibri" w:hint="cs"/>
          <w:rtl/>
        </w:rPr>
        <w:t>קיבלנו</w:t>
      </w:r>
      <w:r w:rsidRPr="006C0A6A">
        <w:rPr>
          <w:rFonts w:ascii="Calibri" w:hAnsi="Calibri" w:cs="Calibri" w:hint="cs"/>
          <w:rtl/>
        </w:rPr>
        <w:t xml:space="preserve"> תוצאות </w:t>
      </w:r>
      <w:r w:rsidR="006C0A6A" w:rsidRPr="006C0A6A">
        <w:rPr>
          <w:rFonts w:ascii="Calibri" w:hAnsi="Calibri" w:cs="Calibri" w:hint="cs"/>
          <w:rtl/>
        </w:rPr>
        <w:t>ממש נמוכות ולכן ניתן להבין כי הג</w:t>
      </w:r>
      <w:r w:rsidR="009169DE">
        <w:rPr>
          <w:rFonts w:ascii="Calibri" w:hAnsi="Calibri" w:cs="Calibri" w:hint="cs"/>
          <w:rtl/>
        </w:rPr>
        <w:t>ד</w:t>
      </w:r>
      <w:r w:rsidR="006C0A6A" w:rsidRPr="006C0A6A">
        <w:rPr>
          <w:rFonts w:ascii="Calibri" w:hAnsi="Calibri" w:cs="Calibri" w:hint="cs"/>
          <w:rtl/>
        </w:rPr>
        <w:t xml:space="preserve">לה משמעותית של </w:t>
      </w:r>
      <w:r w:rsidR="00333548">
        <w:rPr>
          <w:rFonts w:ascii="Calibri" w:hAnsi="Calibri" w:cs="Calibri"/>
        </w:rPr>
        <w:t xml:space="preserve"> </w:t>
      </w:r>
      <w:r w:rsidR="006C0A6A" w:rsidRPr="006C0A6A">
        <w:rPr>
          <w:rFonts w:ascii="Calibri" w:hAnsi="Calibri" w:cs="Calibri"/>
        </w:rPr>
        <w:t>L</w:t>
      </w:r>
      <w:r w:rsidR="00333548">
        <w:rPr>
          <w:rFonts w:ascii="Calibri" w:hAnsi="Calibri" w:cs="Calibri"/>
        </w:rPr>
        <w:t>1</w:t>
      </w:r>
      <w:r w:rsidR="006C0A6A" w:rsidRPr="006C0A6A">
        <w:rPr>
          <w:rFonts w:ascii="Calibri" w:hAnsi="Calibri" w:cs="Calibri" w:hint="cs"/>
          <w:rtl/>
        </w:rPr>
        <w:t xml:space="preserve">ושל </w:t>
      </w:r>
      <w:r w:rsidR="006C0A6A" w:rsidRPr="006C0A6A">
        <w:rPr>
          <w:rFonts w:ascii="Calibri" w:hAnsi="Calibri" w:cs="Calibri"/>
        </w:rPr>
        <w:t>L</w:t>
      </w:r>
      <w:r w:rsidR="00333548">
        <w:rPr>
          <w:rFonts w:ascii="Calibri" w:hAnsi="Calibri" w:cs="Calibri"/>
        </w:rPr>
        <w:t>2</w:t>
      </w:r>
      <w:r w:rsidR="006C0A6A" w:rsidRPr="006C0A6A">
        <w:rPr>
          <w:rFonts w:ascii="Calibri" w:hAnsi="Calibri" w:cs="Calibri" w:hint="cs"/>
          <w:rtl/>
        </w:rPr>
        <w:t xml:space="preserve"> משפיע</w:t>
      </w:r>
      <w:r w:rsidR="00333548">
        <w:rPr>
          <w:rFonts w:ascii="Calibri" w:hAnsi="Calibri" w:cs="Calibri" w:hint="cs"/>
          <w:rtl/>
        </w:rPr>
        <w:t xml:space="preserve">ה </w:t>
      </w:r>
      <w:r w:rsidR="006C0A6A" w:rsidRPr="006C0A6A">
        <w:rPr>
          <w:rFonts w:ascii="Calibri" w:hAnsi="Calibri" w:cs="Calibri" w:hint="cs"/>
          <w:rtl/>
        </w:rPr>
        <w:t>על התוצאות של המודל</w:t>
      </w:r>
      <w:r w:rsidR="004377F6">
        <w:rPr>
          <w:rFonts w:ascii="Calibri" w:hAnsi="Calibri" w:cs="Calibri" w:hint="cs"/>
          <w:rtl/>
        </w:rPr>
        <w:t>.</w:t>
      </w:r>
    </w:p>
    <w:p w14:paraId="4D9C8375" w14:textId="77777777" w:rsidR="004061EB" w:rsidRDefault="004061EB" w:rsidP="004377F6">
      <w:pPr>
        <w:rPr>
          <w:rFonts w:ascii="Calibri" w:hAnsi="Calibri" w:cs="Calibri"/>
          <w:b/>
          <w:bCs/>
          <w:u w:val="single"/>
          <w:rtl/>
        </w:rPr>
      </w:pPr>
    </w:p>
    <w:p w14:paraId="34644701" w14:textId="3DB774ED" w:rsidR="00571120" w:rsidRPr="004377F6" w:rsidRDefault="00D60680" w:rsidP="004377F6">
      <w:pPr>
        <w:rPr>
          <w:rFonts w:ascii="Calibri" w:hAnsi="Calibri" w:cs="Calibri"/>
          <w:rtl/>
        </w:rPr>
      </w:pPr>
      <w:r w:rsidRPr="004377F6">
        <w:rPr>
          <w:rFonts w:ascii="Calibri" w:hAnsi="Calibri" w:cs="Calibri" w:hint="cs"/>
          <w:rtl/>
        </w:rPr>
        <w:t>החלטנו לשנות את ה</w:t>
      </w:r>
      <w:r w:rsidRPr="004377F6">
        <w:rPr>
          <w:rFonts w:ascii="Calibri" w:hAnsi="Calibri" w:cs="Calibri"/>
        </w:rPr>
        <w:t>Batc</w:t>
      </w:r>
      <w:r w:rsidR="00702FDB" w:rsidRPr="004377F6">
        <w:rPr>
          <w:rFonts w:ascii="Calibri" w:hAnsi="Calibri" w:cs="Calibri"/>
        </w:rPr>
        <w:t xml:space="preserve">h size </w:t>
      </w:r>
      <w:r w:rsidR="00702FDB" w:rsidRPr="004377F6">
        <w:rPr>
          <w:rFonts w:ascii="Calibri" w:hAnsi="Calibri" w:cs="Calibri" w:hint="cs"/>
          <w:rtl/>
        </w:rPr>
        <w:t xml:space="preserve"> של המודל, אפילו שיש לנו סט אימוני</w:t>
      </w:r>
      <w:r w:rsidR="004377F6">
        <w:rPr>
          <w:rFonts w:ascii="Calibri" w:hAnsi="Calibri" w:cs="Calibri" w:hint="cs"/>
          <w:rtl/>
        </w:rPr>
        <w:t>ם</w:t>
      </w:r>
      <w:r w:rsidR="00702FDB" w:rsidRPr="004377F6">
        <w:rPr>
          <w:rFonts w:ascii="Calibri" w:hAnsi="Calibri" w:cs="Calibri" w:hint="cs"/>
          <w:rtl/>
        </w:rPr>
        <w:t xml:space="preserve"> קטן יחסית והקטנת</w:t>
      </w:r>
      <w:r w:rsidR="004377F6">
        <w:rPr>
          <w:rFonts w:ascii="Calibri" w:hAnsi="Calibri" w:cs="Calibri" w:hint="cs"/>
          <w:rtl/>
        </w:rPr>
        <w:t>ו</w:t>
      </w:r>
      <w:r w:rsidR="00702FDB" w:rsidRPr="004377F6">
        <w:rPr>
          <w:rFonts w:ascii="Calibri" w:hAnsi="Calibri" w:cs="Calibri" w:hint="cs"/>
          <w:rtl/>
        </w:rPr>
        <w:t xml:space="preserve"> אמורה להביא ל</w:t>
      </w:r>
      <w:r w:rsidR="00F40CDA" w:rsidRPr="004377F6">
        <w:rPr>
          <w:rFonts w:ascii="Calibri" w:hAnsi="Calibri" w:cs="Calibri" w:hint="cs"/>
          <w:rtl/>
        </w:rPr>
        <w:t xml:space="preserve">תוצאות יותר נמוכות </w:t>
      </w:r>
      <w:r w:rsidR="004377F6">
        <w:rPr>
          <w:rFonts w:ascii="Calibri" w:hAnsi="Calibri" w:cs="Calibri" w:hint="cs"/>
          <w:rtl/>
        </w:rPr>
        <w:t>,</w:t>
      </w:r>
      <w:r w:rsidR="00F40CDA" w:rsidRPr="004377F6">
        <w:rPr>
          <w:rFonts w:ascii="Calibri" w:hAnsi="Calibri" w:cs="Calibri" w:hint="cs"/>
          <w:rtl/>
        </w:rPr>
        <w:t>רצינו לראות איך שינוי שלו ישפיע על המודל</w:t>
      </w:r>
      <w:r w:rsidR="004061EB">
        <w:rPr>
          <w:rFonts w:ascii="Calibri" w:hAnsi="Calibri" w:cs="Calibri" w:hint="cs"/>
          <w:rtl/>
        </w:rPr>
        <w:t xml:space="preserve"> מתוך ידיע כי הדבר ישפיע משמעותית על זמן הריצה </w:t>
      </w:r>
    </w:p>
    <w:p w14:paraId="1AA9224F" w14:textId="2B9CCBD4" w:rsidR="002D03FC" w:rsidRPr="004B16E7" w:rsidRDefault="00585431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11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1330B6" w:rsidRPr="004B16E7">
        <w:rPr>
          <w:rFonts w:ascii="Calibri" w:hAnsi="Calibri" w:cs="Calibri"/>
          <w:b/>
          <w:bCs/>
          <w:u w:val="single"/>
          <w:rtl/>
        </w:rPr>
        <w:t xml:space="preserve">– הגדלת </w:t>
      </w:r>
      <w:r w:rsidR="001330B6" w:rsidRPr="004B16E7">
        <w:rPr>
          <w:rFonts w:ascii="Calibri" w:hAnsi="Calibri" w:cs="Calibri"/>
          <w:b/>
          <w:bCs/>
          <w:u w:val="single"/>
        </w:rPr>
        <w:t>Batch Size</w:t>
      </w:r>
      <w:r w:rsidR="001330B6" w:rsidRPr="004B16E7">
        <w:rPr>
          <w:rFonts w:ascii="Calibri" w:hAnsi="Calibri" w:cs="Calibri" w:hint="cs"/>
          <w:b/>
          <w:bCs/>
          <w:u w:val="single"/>
          <w:rtl/>
        </w:rPr>
        <w:t xml:space="preserve"> ל-32</w:t>
      </w:r>
    </w:p>
    <w:p w14:paraId="69B29FAE" w14:textId="5C7A3875" w:rsidR="007A2631" w:rsidRDefault="00585431" w:rsidP="007A2631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4" behindDoc="0" locked="0" layoutInCell="1" allowOverlap="1" wp14:anchorId="3222CB7C" wp14:editId="25FC207F">
            <wp:simplePos x="0" y="0"/>
            <wp:positionH relativeFrom="margin">
              <wp:posOffset>1094049</wp:posOffset>
            </wp:positionH>
            <wp:positionV relativeFrom="paragraph">
              <wp:posOffset>6985</wp:posOffset>
            </wp:positionV>
            <wp:extent cx="5024207" cy="2286000"/>
            <wp:effectExtent l="0" t="0" r="5080" b="0"/>
            <wp:wrapSquare wrapText="bothSides"/>
            <wp:docPr id="56188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613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F00A7" w14:textId="273CA45D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72BAEF9" w14:textId="64A953B5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54048089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347F31AC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6178DFFF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3839AE1D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0686AA97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17F7BD4B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3D530B30" w14:textId="3EBE2907" w:rsidR="00585431" w:rsidRPr="00585431" w:rsidRDefault="00585431" w:rsidP="007A2631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0F7FDFAE" w14:textId="3097036E" w:rsidR="007A2631" w:rsidRDefault="00585431" w:rsidP="004377F6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5106F894" wp14:editId="6DCBF4F2">
            <wp:extent cx="6645910" cy="234950"/>
            <wp:effectExtent l="0" t="0" r="2540" b="0"/>
            <wp:docPr id="1233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6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03" w14:textId="3ACFE5C4" w:rsidR="009169DE" w:rsidRPr="003566D8" w:rsidRDefault="009169DE" w:rsidP="009169DE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green"/>
          <w:rtl/>
        </w:rPr>
        <w:t>עלייה</w:t>
      </w:r>
      <w:r w:rsidRPr="00875454">
        <w:rPr>
          <w:rFonts w:ascii="Calibri" w:hAnsi="Calibri" w:cs="Calibri" w:hint="cs"/>
          <w:rtl/>
        </w:rPr>
        <w:t xml:space="preserve"> ב</w:t>
      </w:r>
      <w:r w:rsidRPr="00875454">
        <w:rPr>
          <w:rFonts w:ascii="Calibri" w:hAnsi="Calibri" w:cs="Calibri"/>
        </w:rPr>
        <w:t>Accuracy</w:t>
      </w:r>
      <w:r w:rsidRPr="00875454">
        <w:rPr>
          <w:rFonts w:ascii="Calibri" w:hAnsi="Calibri" w:cs="Calibri" w:hint="cs"/>
          <w:rtl/>
        </w:rPr>
        <w:t xml:space="preserve"> </w:t>
      </w:r>
      <w:r w:rsidR="00490E16">
        <w:rPr>
          <w:rFonts w:ascii="Calibri" w:hAnsi="Calibri" w:cs="Calibri" w:hint="cs"/>
          <w:rtl/>
        </w:rPr>
        <w:t xml:space="preserve">ביחס למודל הבסיסי אבל לא התוצאה הכי גבוהה, ראינו כי המודל נעצר </w:t>
      </w:r>
      <w:r w:rsidR="00486A1F">
        <w:rPr>
          <w:rFonts w:ascii="Calibri" w:hAnsi="Calibri" w:cs="Calibri" w:hint="cs"/>
          <w:rtl/>
        </w:rPr>
        <w:t xml:space="preserve">בעליה ולכן </w:t>
      </w:r>
      <w:r w:rsidR="00486A1F" w:rsidRPr="003566D8">
        <w:rPr>
          <w:rFonts w:ascii="Calibri" w:hAnsi="Calibri" w:cs="Calibri" w:hint="cs"/>
          <w:rtl/>
        </w:rPr>
        <w:t>ביצענו אות</w:t>
      </w:r>
      <w:r w:rsidR="001271EC" w:rsidRPr="003566D8">
        <w:rPr>
          <w:rFonts w:ascii="Calibri" w:hAnsi="Calibri" w:cs="Calibri" w:hint="cs"/>
          <w:rtl/>
        </w:rPr>
        <w:t xml:space="preserve">ה </w:t>
      </w:r>
      <w:r w:rsidR="00486A1F" w:rsidRPr="003566D8">
        <w:rPr>
          <w:rFonts w:ascii="Calibri" w:hAnsi="Calibri" w:cs="Calibri" w:hint="cs"/>
          <w:rtl/>
        </w:rPr>
        <w:t xml:space="preserve">ריצה עם </w:t>
      </w:r>
      <w:r w:rsidR="00F95CDB" w:rsidRPr="003566D8">
        <w:rPr>
          <w:rFonts w:ascii="Calibri" w:hAnsi="Calibri" w:cs="Calibri" w:hint="cs"/>
          <w:rtl/>
        </w:rPr>
        <w:t xml:space="preserve">50 </w:t>
      </w:r>
      <w:r w:rsidR="00915788" w:rsidRPr="003566D8">
        <w:rPr>
          <w:rFonts w:ascii="Calibri" w:hAnsi="Calibri" w:cs="Calibri"/>
        </w:rPr>
        <w:t>Epochs</w:t>
      </w:r>
    </w:p>
    <w:p w14:paraId="5161F65D" w14:textId="5E92C120" w:rsidR="00571120" w:rsidRDefault="00571120" w:rsidP="007A2631">
      <w:pPr>
        <w:rPr>
          <w:rFonts w:ascii="Calibri" w:hAnsi="Calibri" w:cs="Calibri"/>
          <w:u w:val="single"/>
          <w:rtl/>
        </w:rPr>
      </w:pPr>
    </w:p>
    <w:p w14:paraId="31023F86" w14:textId="77777777" w:rsidR="00FF35B4" w:rsidRPr="00585431" w:rsidRDefault="00FF35B4" w:rsidP="007A2631">
      <w:pPr>
        <w:rPr>
          <w:rFonts w:ascii="Calibri" w:hAnsi="Calibri" w:cs="Calibri"/>
          <w:u w:val="single"/>
          <w:rtl/>
        </w:rPr>
      </w:pPr>
    </w:p>
    <w:p w14:paraId="1C15BECE" w14:textId="691D0F1C" w:rsidR="00F203EF" w:rsidRPr="004B16E7" w:rsidRDefault="00F203EF" w:rsidP="00F203EF">
      <w:pPr>
        <w:ind w:left="252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lastRenderedPageBreak/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12</w:t>
      </w:r>
      <w:r w:rsidRPr="004B16E7">
        <w:rPr>
          <w:rFonts w:ascii="Calibri" w:hAnsi="Calibri" w:cs="Calibri"/>
          <w:b/>
          <w:bCs/>
          <w:u w:val="single"/>
          <w:rtl/>
        </w:rPr>
        <w:t xml:space="preserve"> – הגדלת </w:t>
      </w:r>
      <w:r w:rsidRPr="004B16E7">
        <w:rPr>
          <w:rFonts w:ascii="Calibri" w:hAnsi="Calibri" w:cs="Calibri"/>
          <w:b/>
          <w:bCs/>
          <w:u w:val="single"/>
        </w:rPr>
        <w:t xml:space="preserve">Batch Size </w:t>
      </w:r>
      <w:r w:rsidRPr="004B16E7">
        <w:rPr>
          <w:rFonts w:ascii="Calibri" w:hAnsi="Calibri" w:cs="Calibri"/>
          <w:b/>
          <w:bCs/>
          <w:u w:val="single"/>
          <w:rtl/>
        </w:rPr>
        <w:t xml:space="preserve"> ל-32 ומס' </w:t>
      </w:r>
      <w:r w:rsidR="00875454"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="00875454"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ל</w:t>
      </w:r>
      <w:r w:rsidR="00281B3D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50</w:t>
      </w:r>
    </w:p>
    <w:p w14:paraId="00F06808" w14:textId="287EC223" w:rsidR="00F203EF" w:rsidRPr="00F203EF" w:rsidRDefault="00F203EF" w:rsidP="00F203EF">
      <w:pPr>
        <w:ind w:left="2520" w:firstLine="360"/>
        <w:rPr>
          <w:rFonts w:ascii="Calibri" w:hAnsi="Calibri" w:cs="Calibri"/>
          <w:b/>
          <w:bCs/>
        </w:rPr>
      </w:pPr>
      <w:r w:rsidRPr="00F203EF">
        <w:rPr>
          <w:noProof/>
          <w:rtl/>
        </w:rPr>
        <w:drawing>
          <wp:anchor distT="0" distB="0" distL="114300" distR="114300" simplePos="0" relativeHeight="251658256" behindDoc="0" locked="0" layoutInCell="1" allowOverlap="1" wp14:anchorId="05C13300" wp14:editId="4AE97614">
            <wp:simplePos x="0" y="0"/>
            <wp:positionH relativeFrom="margin">
              <wp:posOffset>1087272</wp:posOffset>
            </wp:positionH>
            <wp:positionV relativeFrom="paragraph">
              <wp:posOffset>57506</wp:posOffset>
            </wp:positionV>
            <wp:extent cx="4914806" cy="2286000"/>
            <wp:effectExtent l="0" t="0" r="635" b="0"/>
            <wp:wrapSquare wrapText="bothSides"/>
            <wp:docPr id="4609702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021" name="Picture 1" descr="A graph of different colored lines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0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79D35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7E22B1B1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D1B78AA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19E5EAA4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28C3B743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5C846D1D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66C2450" w14:textId="77777777" w:rsidR="002263AF" w:rsidRDefault="002263AF" w:rsidP="007A2631">
      <w:pPr>
        <w:rPr>
          <w:rFonts w:ascii="Calibri" w:hAnsi="Calibri" w:cs="Calibri"/>
          <w:u w:val="single"/>
          <w:rtl/>
        </w:rPr>
      </w:pPr>
    </w:p>
    <w:p w14:paraId="38FF7622" w14:textId="14E90B37" w:rsidR="007A2631" w:rsidRPr="007A2631" w:rsidRDefault="007A2631" w:rsidP="007A2631">
      <w:pPr>
        <w:rPr>
          <w:rFonts w:ascii="Calibri" w:hAnsi="Calibri" w:cs="Calibri"/>
          <w:u w:val="single"/>
          <w:rtl/>
        </w:rPr>
      </w:pPr>
    </w:p>
    <w:p w14:paraId="45A6387D" w14:textId="16C56685" w:rsidR="00CB7CEE" w:rsidRDefault="00CB7CEE" w:rsidP="00F203EF">
      <w:pPr>
        <w:ind w:left="1080"/>
        <w:rPr>
          <w:rFonts w:ascii="Calibri" w:hAnsi="Calibri" w:cs="Calibri"/>
        </w:rPr>
      </w:pPr>
      <w:r w:rsidRPr="00F203EF">
        <w:rPr>
          <w:noProof/>
          <w:rtl/>
        </w:rPr>
        <w:drawing>
          <wp:anchor distT="0" distB="0" distL="114300" distR="114300" simplePos="0" relativeHeight="251658251" behindDoc="0" locked="0" layoutInCell="1" allowOverlap="1" wp14:anchorId="203EAE69" wp14:editId="0F6C361F">
            <wp:simplePos x="0" y="0"/>
            <wp:positionH relativeFrom="column">
              <wp:posOffset>-34120</wp:posOffset>
            </wp:positionH>
            <wp:positionV relativeFrom="paragraph">
              <wp:posOffset>300061</wp:posOffset>
            </wp:positionV>
            <wp:extent cx="6645910" cy="219075"/>
            <wp:effectExtent l="0" t="0" r="2540" b="9525"/>
            <wp:wrapSquare wrapText="bothSides"/>
            <wp:docPr id="11601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968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 w:hint="cs"/>
          <w:rtl/>
        </w:rPr>
        <w:t>התוצאה הכי גבוהה :</w:t>
      </w:r>
    </w:p>
    <w:p w14:paraId="54428506" w14:textId="77777777" w:rsidR="00F203EF" w:rsidRDefault="00F203EF" w:rsidP="00F203EF">
      <w:pPr>
        <w:ind w:left="1080"/>
        <w:rPr>
          <w:rFonts w:ascii="Calibri" w:hAnsi="Calibri" w:cs="Calibri"/>
          <w:rtl/>
        </w:rPr>
      </w:pPr>
    </w:p>
    <w:p w14:paraId="27A72090" w14:textId="5179C4A7" w:rsidR="00FF35B4" w:rsidRDefault="00AC40ED" w:rsidP="003566D8">
      <w:p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כע</w:t>
      </w:r>
      <w:r w:rsidR="003B2367">
        <w:rPr>
          <w:rFonts w:ascii="Calibri" w:hAnsi="Calibri" w:cs="Calibri" w:hint="cs"/>
          <w:rtl/>
        </w:rPr>
        <w:t xml:space="preserve">ת </w:t>
      </w:r>
      <w:r>
        <w:rPr>
          <w:rFonts w:ascii="Calibri" w:hAnsi="Calibri" w:cs="Calibri" w:hint="cs"/>
          <w:rtl/>
        </w:rPr>
        <w:t xml:space="preserve">אנו רואים כי המודל מפתח </w:t>
      </w:r>
      <w:r w:rsidR="00087591">
        <w:rPr>
          <w:rFonts w:ascii="Calibri" w:hAnsi="Calibri" w:cs="Calibri" w:hint="cs"/>
          <w:rtl/>
        </w:rPr>
        <w:t>לע</w:t>
      </w:r>
      <w:r w:rsidR="003B2367">
        <w:rPr>
          <w:rFonts w:ascii="Calibri" w:hAnsi="Calibri" w:cs="Calibri" w:hint="cs"/>
          <w:rtl/>
        </w:rPr>
        <w:t>צ</w:t>
      </w:r>
      <w:r w:rsidR="00087591">
        <w:rPr>
          <w:rFonts w:ascii="Calibri" w:hAnsi="Calibri" w:cs="Calibri" w:hint="cs"/>
          <w:rtl/>
        </w:rPr>
        <w:t>מו דפוס של שיני מסור ו</w:t>
      </w:r>
      <w:r w:rsidR="007436A6">
        <w:rPr>
          <w:rFonts w:ascii="Calibri" w:hAnsi="Calibri" w:cs="Calibri" w:hint="cs"/>
          <w:rtl/>
        </w:rPr>
        <w:t xml:space="preserve">עדין נמצא בהתאמת יתר מאוד גבוהה </w:t>
      </w:r>
      <w:r w:rsidR="001C7360">
        <w:rPr>
          <w:rFonts w:ascii="Calibri" w:hAnsi="Calibri" w:cs="Calibri" w:hint="cs"/>
          <w:rtl/>
        </w:rPr>
        <w:t xml:space="preserve">ולכן נחזיר את ה </w:t>
      </w:r>
      <w:r w:rsidR="001C7360" w:rsidRPr="004B16E7">
        <w:rPr>
          <w:rFonts w:ascii="Calibri" w:hAnsi="Calibri" w:cs="Calibri"/>
          <w:b/>
          <w:bCs/>
          <w:u w:val="single"/>
        </w:rPr>
        <w:t xml:space="preserve">Batch Size </w:t>
      </w:r>
      <w:r w:rsidR="001C7360" w:rsidRPr="004B16E7">
        <w:rPr>
          <w:rFonts w:ascii="Calibri" w:hAnsi="Calibri" w:cs="Calibri"/>
          <w:b/>
          <w:bCs/>
          <w:u w:val="single"/>
          <w:rtl/>
        </w:rPr>
        <w:t xml:space="preserve"> </w:t>
      </w:r>
      <w:r w:rsidR="001C7360">
        <w:rPr>
          <w:rFonts w:ascii="Calibri" w:hAnsi="Calibri" w:cs="Calibri" w:hint="cs"/>
          <w:b/>
          <w:bCs/>
          <w:u w:val="single"/>
          <w:rtl/>
        </w:rPr>
        <w:t>לגודלו המקורי</w:t>
      </w:r>
      <w:r w:rsidR="00E61EC9">
        <w:rPr>
          <w:rFonts w:ascii="Calibri" w:hAnsi="Calibri" w:cs="Calibri"/>
          <w:rtl/>
        </w:rPr>
        <w:br/>
      </w:r>
    </w:p>
    <w:p w14:paraId="1CFD94BF" w14:textId="568F01A3" w:rsidR="003813E7" w:rsidRPr="003813E7" w:rsidRDefault="003813E7" w:rsidP="003813E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ניסנו להקטין את ה</w:t>
      </w:r>
      <w:r w:rsidR="0062218F">
        <w:rPr>
          <w:rFonts w:ascii="Calibri" w:hAnsi="Calibri" w:cs="Calibri" w:hint="cs"/>
          <w:rtl/>
        </w:rPr>
        <w:t xml:space="preserve"> </w:t>
      </w:r>
      <w:r w:rsidR="00A97F9E">
        <w:rPr>
          <w:rFonts w:ascii="Calibri" w:hAnsi="Calibri" w:cs="Calibri"/>
        </w:rPr>
        <w:t>D</w:t>
      </w:r>
      <w:r w:rsidR="0062218F">
        <w:rPr>
          <w:rFonts w:ascii="Calibri" w:hAnsi="Calibri" w:cs="Calibri"/>
        </w:rPr>
        <w:t xml:space="preserve">ense </w:t>
      </w:r>
      <w:r w:rsidR="0062218F">
        <w:rPr>
          <w:rFonts w:ascii="Calibri" w:hAnsi="Calibri" w:cs="Calibri" w:hint="cs"/>
          <w:rtl/>
        </w:rPr>
        <w:t xml:space="preserve"> האחרון ל 128 ובכך "להקטין" את פתח היציאה </w:t>
      </w:r>
      <w:r w:rsidR="008509DB">
        <w:rPr>
          <w:rFonts w:ascii="Calibri" w:hAnsi="Calibri" w:cs="Calibri" w:hint="cs"/>
          <w:rtl/>
        </w:rPr>
        <w:t>ולראות איך זה משפיע על המודל</w:t>
      </w:r>
    </w:p>
    <w:p w14:paraId="3B754FDC" w14:textId="094AFDF7" w:rsidR="007A2631" w:rsidRPr="004B16E7" w:rsidRDefault="004B16E7" w:rsidP="000220BF">
      <w:pPr>
        <w:ind w:left="3960"/>
        <w:rPr>
          <w:rFonts w:ascii="Calibri" w:hAnsi="Calibri" w:cs="Calibri"/>
          <w:b/>
          <w:bCs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7" behindDoc="0" locked="0" layoutInCell="1" allowOverlap="1" wp14:anchorId="304BC644" wp14:editId="34371C55">
            <wp:simplePos x="0" y="0"/>
            <wp:positionH relativeFrom="margin">
              <wp:align>center</wp:align>
            </wp:positionH>
            <wp:positionV relativeFrom="paragraph">
              <wp:posOffset>288442</wp:posOffset>
            </wp:positionV>
            <wp:extent cx="4885701" cy="2286000"/>
            <wp:effectExtent l="0" t="0" r="0" b="0"/>
            <wp:wrapSquare wrapText="bothSides"/>
            <wp:docPr id="1547513651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3651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5B4"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</w:t>
      </w:r>
      <w:r w:rsidR="00E61927">
        <w:rPr>
          <w:rFonts w:ascii="Calibri" w:hAnsi="Calibri" w:cs="Calibri" w:hint="cs"/>
          <w:b/>
          <w:bCs/>
          <w:u w:val="single"/>
          <w:rtl/>
        </w:rPr>
        <w:t>3</w:t>
      </w:r>
      <w:r w:rsidR="00FF35B4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/>
          <w:b/>
          <w:bCs/>
          <w:u w:val="single"/>
          <w:rtl/>
        </w:rPr>
        <w:t>–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שינוי ה</w:t>
      </w:r>
      <w:r w:rsidR="0028060E" w:rsidRPr="004B16E7">
        <w:rPr>
          <w:rFonts w:ascii="Calibri" w:hAnsi="Calibri" w:cs="Calibri"/>
          <w:b/>
          <w:bCs/>
          <w:u w:val="single"/>
        </w:rPr>
        <w:t>Dense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ל128</w:t>
      </w:r>
      <w:r>
        <w:rPr>
          <w:rFonts w:ascii="Calibri" w:hAnsi="Calibri" w:cs="Calibri"/>
          <w:b/>
          <w:bCs/>
          <w:u w:val="single"/>
          <w:rtl/>
        </w:rPr>
        <w:br/>
      </w:r>
    </w:p>
    <w:p w14:paraId="1349A058" w14:textId="20B00A88" w:rsidR="007A2631" w:rsidRPr="007A2631" w:rsidRDefault="00BF18F8" w:rsidP="007A2631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  <w:rtl/>
        </w:rPr>
        <w:br/>
      </w:r>
    </w:p>
    <w:p w14:paraId="7CEC6154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D6558CA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6DE3E2E3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70155AC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23CC0E1A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F258DEE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09986D33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EE0C8C5" w14:textId="31DC7502" w:rsidR="004B16E7" w:rsidRPr="004B16E7" w:rsidRDefault="004B16E7" w:rsidP="007A2631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256BEEEC" w14:textId="45FD694E" w:rsidR="0079045B" w:rsidRDefault="00B06B16" w:rsidP="007A2631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25BDA716" wp14:editId="664A7F5F">
            <wp:extent cx="6645910" cy="230505"/>
            <wp:effectExtent l="0" t="0" r="2540" b="0"/>
            <wp:docPr id="46728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27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9462" w14:textId="77777777" w:rsidR="000300BE" w:rsidRDefault="008509DB" w:rsidP="0079045B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</w:p>
    <w:p w14:paraId="3232283C" w14:textId="77777777" w:rsidR="003566D8" w:rsidRDefault="003566D8" w:rsidP="0079045B">
      <w:pPr>
        <w:rPr>
          <w:rFonts w:ascii="Calibri" w:hAnsi="Calibri" w:cs="Calibri"/>
          <w:rtl/>
        </w:rPr>
      </w:pPr>
    </w:p>
    <w:p w14:paraId="568E5BC0" w14:textId="10E79E35" w:rsidR="00571120" w:rsidRDefault="00151429" w:rsidP="007E4214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ניתן לראות כי </w:t>
      </w:r>
      <w:r w:rsidR="000209EF">
        <w:rPr>
          <w:rFonts w:ascii="Calibri" w:hAnsi="Calibri" w:cs="Calibri" w:hint="cs"/>
          <w:rtl/>
        </w:rPr>
        <w:t xml:space="preserve">הדיוק קטן מן הדיוק המקורי </w:t>
      </w:r>
      <w:r w:rsidR="007A187A" w:rsidRPr="007A187A">
        <w:rPr>
          <w:rFonts w:ascii="Calibri" w:hAnsi="Calibri" w:cs="Calibri" w:hint="cs"/>
          <w:rtl/>
        </w:rPr>
        <w:t xml:space="preserve">וכי שינוי בגודל שכבת ה </w:t>
      </w:r>
      <w:r w:rsidR="007A187A" w:rsidRPr="007A187A">
        <w:rPr>
          <w:rFonts w:ascii="Calibri" w:hAnsi="Calibri" w:cs="Calibri"/>
        </w:rPr>
        <w:t>Dense</w:t>
      </w:r>
      <w:r w:rsidR="007A187A" w:rsidRPr="007A187A">
        <w:rPr>
          <w:rFonts w:ascii="Calibri" w:hAnsi="Calibri" w:cs="Calibri" w:hint="cs"/>
          <w:rtl/>
        </w:rPr>
        <w:t xml:space="preserve"> לא עוזר לדיוק המודל במקרה הנ"ל.</w:t>
      </w:r>
    </w:p>
    <w:p w14:paraId="0E351C9B" w14:textId="77777777" w:rsidR="00B61C23" w:rsidRDefault="00B61C23" w:rsidP="007E4214">
      <w:pPr>
        <w:rPr>
          <w:rFonts w:ascii="Calibri" w:hAnsi="Calibri" w:cs="Calibri"/>
          <w:rtl/>
        </w:rPr>
      </w:pPr>
    </w:p>
    <w:p w14:paraId="0C1E78B5" w14:textId="77777777" w:rsidR="00B61C23" w:rsidRPr="007A187A" w:rsidRDefault="00B61C23" w:rsidP="007E4214">
      <w:pPr>
        <w:rPr>
          <w:rFonts w:ascii="Calibri" w:hAnsi="Calibri" w:cs="Calibri"/>
          <w:rtl/>
        </w:rPr>
      </w:pPr>
    </w:p>
    <w:p w14:paraId="198057A9" w14:textId="493E579E" w:rsidR="00571120" w:rsidRPr="00237705" w:rsidRDefault="00DD6FE7" w:rsidP="0079045B">
      <w:pPr>
        <w:rPr>
          <w:rFonts w:ascii="Calibri" w:hAnsi="Calibri" w:cs="Calibri"/>
        </w:rPr>
      </w:pPr>
      <w:r w:rsidRPr="00237705">
        <w:rPr>
          <w:rFonts w:ascii="Calibri" w:hAnsi="Calibri" w:cs="Calibri" w:hint="cs"/>
          <w:rtl/>
        </w:rPr>
        <w:lastRenderedPageBreak/>
        <w:t>אנו יודעים שסט האימונים שלנו מורכב מתמונו</w:t>
      </w:r>
      <w:r w:rsidR="00AC701A" w:rsidRPr="00237705">
        <w:rPr>
          <w:rFonts w:ascii="Calibri" w:hAnsi="Calibri" w:cs="Calibri" w:hint="cs"/>
          <w:rtl/>
        </w:rPr>
        <w:t xml:space="preserve">ת </w:t>
      </w:r>
      <w:r w:rsidR="00AC701A" w:rsidRPr="00237705">
        <w:rPr>
          <w:rFonts w:ascii="Calibri" w:hAnsi="Calibri" w:cs="Calibri"/>
        </w:rPr>
        <w:t>MRI</w:t>
      </w:r>
      <w:r w:rsidR="00AC701A" w:rsidRPr="00237705">
        <w:rPr>
          <w:rFonts w:ascii="Calibri" w:hAnsi="Calibri" w:cs="Calibri" w:hint="cs"/>
          <w:rtl/>
        </w:rPr>
        <w:t xml:space="preserve"> </w:t>
      </w:r>
      <w:r w:rsidR="0053412F" w:rsidRPr="00237705">
        <w:rPr>
          <w:rFonts w:ascii="Calibri" w:hAnsi="Calibri" w:cs="Calibri" w:hint="cs"/>
          <w:rtl/>
        </w:rPr>
        <w:t xml:space="preserve">ולפעמים התמונות קשות </w:t>
      </w:r>
      <w:r w:rsidR="007A187A" w:rsidRPr="00237705">
        <w:rPr>
          <w:rFonts w:ascii="Calibri" w:hAnsi="Calibri" w:cs="Calibri" w:hint="cs"/>
          <w:rtl/>
        </w:rPr>
        <w:t>לאבחון</w:t>
      </w:r>
      <w:r w:rsidR="0053412F" w:rsidRPr="00237705">
        <w:rPr>
          <w:rFonts w:ascii="Calibri" w:hAnsi="Calibri" w:cs="Calibri" w:hint="cs"/>
          <w:rtl/>
        </w:rPr>
        <w:t xml:space="preserve">, במהלך הכנת הדאטה </w:t>
      </w:r>
      <w:r w:rsidR="0028141C" w:rsidRPr="00237705">
        <w:rPr>
          <w:rFonts w:ascii="Calibri" w:hAnsi="Calibri" w:cs="Calibri" w:hint="cs"/>
          <w:rtl/>
        </w:rPr>
        <w:t xml:space="preserve">אנו </w:t>
      </w:r>
      <w:r w:rsidR="007A187A" w:rsidRPr="00237705">
        <w:rPr>
          <w:rFonts w:ascii="Calibri" w:hAnsi="Calibri" w:cs="Calibri" w:hint="cs"/>
          <w:rtl/>
        </w:rPr>
        <w:t>מכווצים</w:t>
      </w:r>
      <w:r w:rsidR="0028141C" w:rsidRPr="00237705">
        <w:rPr>
          <w:rFonts w:ascii="Calibri" w:hAnsi="Calibri" w:cs="Calibri" w:hint="cs"/>
          <w:rtl/>
        </w:rPr>
        <w:t xml:space="preserve"> את התמונות לגודל של 220 פיקסלים . לכן מתוך מחשבה על איכות התמונה העלנו את גודל הפיקסלים ל 512 </w:t>
      </w:r>
      <w:r w:rsidR="00317D72" w:rsidRPr="00237705">
        <w:rPr>
          <w:rFonts w:ascii="Calibri" w:hAnsi="Calibri" w:cs="Calibri" w:hint="cs"/>
          <w:rtl/>
        </w:rPr>
        <w:t xml:space="preserve">בתקווה שהמודל יצליח להבחין טוב יותר </w:t>
      </w:r>
      <w:r w:rsidR="0064053F" w:rsidRPr="00237705">
        <w:rPr>
          <w:rFonts w:ascii="Calibri" w:hAnsi="Calibri" w:cs="Calibri" w:hint="cs"/>
          <w:rtl/>
        </w:rPr>
        <w:t>בין המחלקות</w:t>
      </w:r>
      <w:r w:rsidR="003566D8">
        <w:rPr>
          <w:rFonts w:ascii="Calibri" w:hAnsi="Calibri" w:cs="Calibri" w:hint="cs"/>
          <w:rtl/>
        </w:rPr>
        <w:t>.</w:t>
      </w:r>
    </w:p>
    <w:p w14:paraId="0288374B" w14:textId="7F9F036F" w:rsidR="0028060E" w:rsidRPr="004B16E7" w:rsidRDefault="004B16E7" w:rsidP="004B16E7">
      <w:pPr>
        <w:ind w:left="39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1</w:t>
      </w:r>
      <w:r w:rsidR="00FE691A">
        <w:rPr>
          <w:rFonts w:ascii="Calibri" w:hAnsi="Calibri" w:cs="Calibri" w:hint="cs"/>
          <w:b/>
          <w:bCs/>
          <w:u w:val="single"/>
          <w:rtl/>
        </w:rPr>
        <w:t>4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A2631" w:rsidRPr="004B16E7">
        <w:rPr>
          <w:rFonts w:ascii="Calibri" w:hAnsi="Calibri" w:cs="Calibri"/>
          <w:b/>
          <w:bCs/>
          <w:u w:val="single"/>
          <w:rtl/>
        </w:rPr>
        <w:t>–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A2631" w:rsidRPr="004B16E7">
        <w:rPr>
          <w:rFonts w:ascii="Calibri" w:hAnsi="Calibri" w:cs="Calibri" w:hint="cs"/>
          <w:b/>
          <w:bCs/>
          <w:u w:val="single"/>
          <w:rtl/>
        </w:rPr>
        <w:t xml:space="preserve">הגדלת </w:t>
      </w:r>
      <w:r w:rsidR="007A2631" w:rsidRPr="004B16E7">
        <w:rPr>
          <w:rFonts w:ascii="Calibri" w:hAnsi="Calibri" w:cs="Calibri"/>
          <w:b/>
          <w:bCs/>
          <w:u w:val="single"/>
        </w:rPr>
        <w:t>Image Size</w:t>
      </w:r>
      <w:r w:rsidR="007A2631" w:rsidRPr="004B16E7">
        <w:rPr>
          <w:rFonts w:ascii="Calibri" w:hAnsi="Calibri" w:cs="Calibri" w:hint="cs"/>
          <w:b/>
          <w:bCs/>
          <w:u w:val="single"/>
          <w:rtl/>
        </w:rPr>
        <w:t xml:space="preserve"> ל512</w:t>
      </w:r>
    </w:p>
    <w:p w14:paraId="0F435CAC" w14:textId="444C872E" w:rsidR="004B16E7" w:rsidRDefault="004B16E7" w:rsidP="004B16E7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8" behindDoc="0" locked="0" layoutInCell="1" allowOverlap="1" wp14:anchorId="455BEF25" wp14:editId="0547E5DF">
            <wp:simplePos x="0" y="0"/>
            <wp:positionH relativeFrom="margin">
              <wp:posOffset>1042873</wp:posOffset>
            </wp:positionH>
            <wp:positionV relativeFrom="paragraph">
              <wp:posOffset>53239</wp:posOffset>
            </wp:positionV>
            <wp:extent cx="4806202" cy="2286000"/>
            <wp:effectExtent l="0" t="0" r="0" b="0"/>
            <wp:wrapSquare wrapText="bothSides"/>
            <wp:docPr id="120089423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423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5E7E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328DABD7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05DEA4A1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44741D52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47466E1A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770900A9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3F79541C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5362FC73" w14:textId="3AE95960" w:rsidR="00C52710" w:rsidRDefault="00650B49" w:rsidP="00B5143E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u w:val="single"/>
          <w:rtl/>
        </w:rPr>
        <w:br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 w:hint="cs"/>
          <w:rtl/>
        </w:rPr>
        <w:t xml:space="preserve">התוצאה הכי גבוהה : </w:t>
      </w:r>
    </w:p>
    <w:p w14:paraId="515EC51B" w14:textId="3BBC76A6" w:rsidR="004B16E7" w:rsidRPr="004B16E7" w:rsidRDefault="004B16E7" w:rsidP="004B16E7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48209E5D" wp14:editId="0DE6AA30">
            <wp:extent cx="6645910" cy="213360"/>
            <wp:effectExtent l="0" t="0" r="2540" b="0"/>
            <wp:docPr id="5082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41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220" w14:textId="5EA17862" w:rsidR="00712F45" w:rsidRDefault="00604705" w:rsidP="003C386E">
      <w:pPr>
        <w:rPr>
          <w:rFonts w:ascii="Calibri" w:hAnsi="Calibri" w:cs="Calibri"/>
          <w:rtl/>
        </w:rPr>
      </w:pPr>
      <w:r w:rsidRPr="007A187A">
        <w:rPr>
          <w:rFonts w:ascii="Calibri" w:hAnsi="Calibri" w:cs="Calibri" w:hint="cs"/>
          <w:rtl/>
        </w:rPr>
        <w:t>ניתן ל</w:t>
      </w:r>
      <w:r w:rsidR="00D31103" w:rsidRPr="007A187A">
        <w:rPr>
          <w:rFonts w:ascii="Calibri" w:hAnsi="Calibri" w:cs="Calibri" w:hint="cs"/>
          <w:rtl/>
        </w:rPr>
        <w:t>ראות כי המודל לא שיפר את התוצאה שלו ביח</w:t>
      </w:r>
      <w:r w:rsidR="007A187A" w:rsidRPr="007A187A">
        <w:rPr>
          <w:rFonts w:ascii="Calibri" w:hAnsi="Calibri" w:cs="Calibri" w:hint="cs"/>
          <w:rtl/>
        </w:rPr>
        <w:t>ס</w:t>
      </w:r>
      <w:r w:rsidR="00D31103" w:rsidRPr="007A187A">
        <w:rPr>
          <w:rFonts w:ascii="Calibri" w:hAnsi="Calibri" w:cs="Calibri" w:hint="cs"/>
          <w:rtl/>
        </w:rPr>
        <w:t xml:space="preserve"> למודל ה</w:t>
      </w:r>
      <w:r w:rsidR="00C90FFB" w:rsidRPr="007A187A">
        <w:rPr>
          <w:rFonts w:ascii="Calibri" w:hAnsi="Calibri" w:cs="Calibri" w:hint="cs"/>
          <w:rtl/>
        </w:rPr>
        <w:t>מקורי</w:t>
      </w:r>
    </w:p>
    <w:p w14:paraId="61A44D5C" w14:textId="77777777" w:rsidR="000C6E83" w:rsidRPr="003C386E" w:rsidRDefault="000C6E83" w:rsidP="003C386E">
      <w:pPr>
        <w:rPr>
          <w:rFonts w:ascii="Calibri" w:hAnsi="Calibri" w:cs="Calibri"/>
          <w:rtl/>
        </w:rPr>
      </w:pPr>
    </w:p>
    <w:p w14:paraId="60B55377" w14:textId="0FF07143" w:rsidR="0015227A" w:rsidRPr="000C6E83" w:rsidRDefault="0015227A" w:rsidP="000C6E83">
      <w:pPr>
        <w:rPr>
          <w:rFonts w:ascii="Calibri" w:hAnsi="Calibri" w:cs="Calibri"/>
          <w:rtl/>
        </w:rPr>
      </w:pPr>
      <w:r w:rsidRPr="007A187A">
        <w:rPr>
          <w:rFonts w:ascii="Calibri" w:hAnsi="Calibri" w:cs="Calibri" w:hint="cs"/>
          <w:rtl/>
        </w:rPr>
        <w:t>כפי שניתן לראות במ</w:t>
      </w:r>
      <w:r w:rsidR="003C386E">
        <w:rPr>
          <w:rFonts w:ascii="Calibri" w:hAnsi="Calibri" w:cs="Calibri" w:hint="cs"/>
          <w:rtl/>
        </w:rPr>
        <w:t>ב</w:t>
      </w:r>
      <w:r w:rsidRPr="007A187A">
        <w:rPr>
          <w:rFonts w:ascii="Calibri" w:hAnsi="Calibri" w:cs="Calibri" w:hint="cs"/>
          <w:rtl/>
        </w:rPr>
        <w:t xml:space="preserve">נה של </w:t>
      </w:r>
      <w:r w:rsidR="003C386E">
        <w:rPr>
          <w:rFonts w:ascii="Calibri" w:hAnsi="Calibri" w:cs="Calibri"/>
        </w:rPr>
        <w:t>Classifer</w:t>
      </w:r>
      <w:r w:rsidRPr="007A187A">
        <w:rPr>
          <w:rFonts w:ascii="Calibri" w:hAnsi="Calibri" w:cs="Calibri" w:hint="cs"/>
          <w:rtl/>
        </w:rPr>
        <w:t xml:space="preserve"> , יש פרמטר בשם </w:t>
      </w:r>
      <w:r w:rsidRPr="007A187A">
        <w:rPr>
          <w:rFonts w:ascii="Calibri" w:hAnsi="Calibri" w:cs="Calibri"/>
        </w:rPr>
        <w:t>BatchNormalization</w:t>
      </w:r>
      <w:r w:rsidRPr="007A187A">
        <w:rPr>
          <w:rFonts w:ascii="Calibri" w:hAnsi="Calibri" w:cs="Calibri" w:hint="cs"/>
          <w:rtl/>
        </w:rPr>
        <w:t xml:space="preserve"> שתפקי</w:t>
      </w:r>
      <w:r w:rsidR="007A187A">
        <w:rPr>
          <w:rFonts w:ascii="Calibri" w:hAnsi="Calibri" w:cs="Calibri" w:hint="cs"/>
          <w:rtl/>
        </w:rPr>
        <w:t>ד</w:t>
      </w:r>
      <w:r w:rsidRPr="007A187A">
        <w:rPr>
          <w:rFonts w:ascii="Calibri" w:hAnsi="Calibri" w:cs="Calibri" w:hint="cs"/>
          <w:rtl/>
        </w:rPr>
        <w:t>ו ליצור נרמול בין השכבות השונות של המודל, לכן רצינו לראות אם הורד</w:t>
      </w:r>
      <w:r w:rsidR="00B75FF6">
        <w:rPr>
          <w:rFonts w:ascii="Calibri" w:hAnsi="Calibri" w:cs="Calibri" w:hint="cs"/>
          <w:rtl/>
        </w:rPr>
        <w:t>ת הפרמטר</w:t>
      </w:r>
      <w:r w:rsidRPr="007A187A">
        <w:rPr>
          <w:rFonts w:ascii="Calibri" w:hAnsi="Calibri" w:cs="Calibri" w:hint="cs"/>
          <w:rtl/>
        </w:rPr>
        <w:t xml:space="preserve"> תשפר את תוצאות המוד</w:t>
      </w:r>
      <w:r w:rsidR="003C386E">
        <w:rPr>
          <w:rFonts w:ascii="Calibri" w:hAnsi="Calibri" w:cs="Calibri" w:hint="cs"/>
          <w:rtl/>
        </w:rPr>
        <w:t>ל</w:t>
      </w:r>
      <w:r w:rsidR="000C6E83">
        <w:rPr>
          <w:rFonts w:ascii="Calibri" w:hAnsi="Calibri" w:cs="Calibri" w:hint="cs"/>
          <w:rtl/>
        </w:rPr>
        <w:t>.</w:t>
      </w:r>
    </w:p>
    <w:p w14:paraId="274FEFFF" w14:textId="7885873C" w:rsidR="0015227A" w:rsidRPr="00A87D6A" w:rsidRDefault="0015227A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712F45">
        <w:rPr>
          <w:rFonts w:ascii="Calibri" w:hAnsi="Calibri" w:cs="Calibri" w:hint="cs"/>
          <w:b/>
          <w:bCs/>
          <w:u w:val="single"/>
          <w:rtl/>
        </w:rPr>
        <w:t>5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הורדה של </w:t>
      </w:r>
      <w:r w:rsidRPr="00584E44">
        <w:rPr>
          <w:rFonts w:ascii="Calibri" w:hAnsi="Calibri" w:cs="Calibri"/>
          <w:b/>
          <w:bCs/>
          <w:u w:val="single"/>
        </w:rPr>
        <w:t>BatchNormalization</w:t>
      </w:r>
    </w:p>
    <w:p w14:paraId="40B6D577" w14:textId="5BD21132" w:rsidR="0015227A" w:rsidRDefault="000C6E83" w:rsidP="0015227A">
      <w:pPr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4CBE2FF6" wp14:editId="1D246B81">
            <wp:simplePos x="0" y="0"/>
            <wp:positionH relativeFrom="column">
              <wp:posOffset>1077099</wp:posOffset>
            </wp:positionH>
            <wp:positionV relativeFrom="paragraph">
              <wp:posOffset>53893</wp:posOffset>
            </wp:positionV>
            <wp:extent cx="4841875" cy="2286000"/>
            <wp:effectExtent l="0" t="0" r="0" b="0"/>
            <wp:wrapSquare wrapText="bothSides"/>
            <wp:docPr id="760868194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7827FC50-73E7-4D65-7B45-3F43C33F3A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1">
                      <a:extLst>
                        <a:ext uri="{FF2B5EF4-FFF2-40B4-BE49-F238E27FC236}">
                          <a16:creationId xmlns:a16="http://schemas.microsoft.com/office/drawing/2014/main" id="{7827FC50-73E7-4D65-7B45-3F43C33F3A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8092D" w14:textId="77777777" w:rsidR="0015227A" w:rsidRDefault="0015227A" w:rsidP="0015227A">
      <w:pPr>
        <w:rPr>
          <w:rFonts w:ascii="Calibri" w:hAnsi="Calibri" w:cs="Calibri"/>
          <w:b/>
          <w:bCs/>
          <w:u w:val="single"/>
          <w:rtl/>
        </w:rPr>
      </w:pPr>
    </w:p>
    <w:p w14:paraId="48466711" w14:textId="77777777" w:rsidR="0015227A" w:rsidRDefault="0015227A" w:rsidP="0015227A">
      <w:pPr>
        <w:rPr>
          <w:rFonts w:ascii="Calibri" w:hAnsi="Calibri" w:cs="Calibri"/>
          <w:b/>
          <w:bCs/>
          <w:u w:val="single"/>
          <w:rtl/>
        </w:rPr>
      </w:pPr>
    </w:p>
    <w:p w14:paraId="5A568459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6C4E1B9C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347A6679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2859ACB6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22E86182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07A644AD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4FECC94C" w14:textId="77777777" w:rsidR="0015227A" w:rsidRDefault="0015227A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4B3DBFFB" w14:textId="304E5D03" w:rsidR="005E10C5" w:rsidRDefault="000C6E83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49531627" wp14:editId="6845D27B">
            <wp:extent cx="6645910" cy="191770"/>
            <wp:effectExtent l="0" t="0" r="2540" b="0"/>
            <wp:docPr id="317588340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5A963E38-5E8C-B53E-1F78-648842387D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2">
                      <a:extLst>
                        <a:ext uri="{FF2B5EF4-FFF2-40B4-BE49-F238E27FC236}">
                          <a16:creationId xmlns:a16="http://schemas.microsoft.com/office/drawing/2014/main" id="{5A963E38-5E8C-B53E-1F78-648842387D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EC67" w14:textId="4ACF2F3B" w:rsidR="000C6E83" w:rsidRPr="002A5B77" w:rsidRDefault="000C6E83" w:rsidP="002A5B77">
      <w:pPr>
        <w:rPr>
          <w:rFonts w:ascii="Calibri" w:hAnsi="Calibri" w:cs="Calibri"/>
          <w:rtl/>
        </w:rPr>
      </w:pPr>
      <w:r w:rsidRPr="002A5B77">
        <w:rPr>
          <w:rFonts w:ascii="Calibri" w:hAnsi="Calibri" w:cs="Calibri" w:hint="cs"/>
          <w:rtl/>
        </w:rPr>
        <w:t xml:space="preserve">ניתן לראות שישנה ירידה לאחר </w:t>
      </w:r>
      <w:r w:rsidR="00DB51C5" w:rsidRPr="002A5B77">
        <w:rPr>
          <w:rFonts w:ascii="Calibri" w:hAnsi="Calibri" w:cs="Calibri" w:hint="cs"/>
          <w:rtl/>
        </w:rPr>
        <w:t xml:space="preserve">נטרול הפרמטר </w:t>
      </w:r>
      <w:r w:rsidR="00667C35" w:rsidRPr="002A5B77">
        <w:rPr>
          <w:rFonts w:ascii="Calibri" w:hAnsi="Calibri" w:cs="Calibri" w:hint="cs"/>
          <w:rtl/>
        </w:rPr>
        <w:t>גורמת לרשת ולמודל להיות פחות יציבים</w:t>
      </w:r>
      <w:r w:rsidR="002A5B77" w:rsidRPr="002A5B77">
        <w:rPr>
          <w:rFonts w:ascii="Calibri" w:hAnsi="Calibri" w:cs="Calibri" w:hint="cs"/>
          <w:rtl/>
        </w:rPr>
        <w:t xml:space="preserve"> ולאחוז דיוק נמוך יותר</w:t>
      </w:r>
    </w:p>
    <w:p w14:paraId="2237E4A0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27A553BF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3B181AED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6B1EB6B8" w14:textId="77777777" w:rsidR="00B61C23" w:rsidRDefault="00B61C23" w:rsidP="005E10C5">
      <w:pPr>
        <w:rPr>
          <w:rFonts w:ascii="Calibri" w:hAnsi="Calibri" w:cs="Calibri"/>
          <w:rtl/>
        </w:rPr>
      </w:pPr>
    </w:p>
    <w:p w14:paraId="11E04ED8" w14:textId="080962C4" w:rsidR="005E10C5" w:rsidRPr="00E61EC9" w:rsidRDefault="005E10C5" w:rsidP="005E10C5">
      <w:pPr>
        <w:rPr>
          <w:rFonts w:ascii="Calibri" w:hAnsi="Calibri" w:cs="Calibri"/>
          <w:rtl/>
        </w:rPr>
      </w:pPr>
      <w:r w:rsidRPr="00E61EC9">
        <w:rPr>
          <w:rFonts w:ascii="Calibri" w:hAnsi="Calibri" w:cs="Calibri" w:hint="cs"/>
          <w:rtl/>
        </w:rPr>
        <w:t xml:space="preserve">רצינו לראות האם שינוי בפונקציית האקטיבציה ל </w:t>
      </w:r>
      <w:r w:rsidRPr="00E61EC9">
        <w:rPr>
          <w:rFonts w:ascii="Calibri" w:hAnsi="Calibri" w:cs="Calibri"/>
        </w:rPr>
        <w:t xml:space="preserve">TanH </w:t>
      </w:r>
      <w:r w:rsidRPr="00E61EC9">
        <w:rPr>
          <w:rFonts w:ascii="Calibri" w:hAnsi="Calibri" w:cs="Calibri" w:hint="cs"/>
          <w:rtl/>
        </w:rPr>
        <w:t xml:space="preserve"> ישפר את הדיוק של המודל, מכיוון שהמודל שלנו הוא קלסיפיקציה של 4 מחלקות אולי יהיה לו יותר גל להבדיל בין המחלקות בעזרת </w:t>
      </w:r>
      <w:r w:rsidRPr="00E61EC9">
        <w:rPr>
          <w:rFonts w:ascii="Calibri" w:hAnsi="Calibri" w:cs="Calibri"/>
        </w:rPr>
        <w:t xml:space="preserve">TanH </w:t>
      </w:r>
      <w:r w:rsidRPr="00E61EC9">
        <w:rPr>
          <w:rFonts w:ascii="Calibri" w:hAnsi="Calibri" w:cs="Calibri" w:hint="cs"/>
          <w:rtl/>
        </w:rPr>
        <w:t xml:space="preserve"> </w:t>
      </w:r>
    </w:p>
    <w:p w14:paraId="653D7FEB" w14:textId="7F589BDB" w:rsidR="005E10C5" w:rsidRPr="004B16E7" w:rsidRDefault="005E10C5" w:rsidP="003D3122">
      <w:pPr>
        <w:ind w:firstLine="72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>
        <w:rPr>
          <w:rFonts w:ascii="Calibri" w:hAnsi="Calibri" w:cs="Calibri" w:hint="cs"/>
          <w:b/>
          <w:bCs/>
          <w:u w:val="single"/>
          <w:rtl/>
        </w:rPr>
        <w:t>16</w:t>
      </w:r>
      <w:r w:rsidRPr="004B16E7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שינוי פונקציית האקטיבציה ל</w:t>
      </w:r>
      <w:r w:rsidRPr="004B16E7">
        <w:rPr>
          <w:rFonts w:ascii="Calibri" w:hAnsi="Calibri" w:cs="Calibri"/>
          <w:b/>
          <w:bCs/>
          <w:u w:val="single"/>
        </w:rPr>
        <w:t>TanH</w:t>
      </w:r>
    </w:p>
    <w:p w14:paraId="03615735" w14:textId="77777777" w:rsidR="005E10C5" w:rsidRDefault="005E10C5" w:rsidP="005E10C5">
      <w:pPr>
        <w:ind w:left="3240" w:firstLine="360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7" behindDoc="0" locked="0" layoutInCell="1" allowOverlap="1" wp14:anchorId="6AA07A0E" wp14:editId="29775363">
            <wp:simplePos x="0" y="0"/>
            <wp:positionH relativeFrom="column">
              <wp:posOffset>675615</wp:posOffset>
            </wp:positionH>
            <wp:positionV relativeFrom="paragraph">
              <wp:posOffset>35306</wp:posOffset>
            </wp:positionV>
            <wp:extent cx="4895215" cy="2286000"/>
            <wp:effectExtent l="0" t="0" r="635" b="0"/>
            <wp:wrapSquare wrapText="bothSides"/>
            <wp:docPr id="43012296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2964" name="Picture 1" descr="A graph of different colored lines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B30E5" w14:textId="77777777" w:rsidR="005E10C5" w:rsidRDefault="005E10C5" w:rsidP="005E10C5">
      <w:pPr>
        <w:ind w:left="3240" w:firstLine="360"/>
        <w:rPr>
          <w:rFonts w:ascii="Calibri" w:hAnsi="Calibri" w:cs="Calibri"/>
          <w:b/>
          <w:bCs/>
          <w:rtl/>
        </w:rPr>
      </w:pPr>
    </w:p>
    <w:p w14:paraId="6D6F9436" w14:textId="77777777" w:rsidR="005E10C5" w:rsidRPr="00F203EF" w:rsidRDefault="005E10C5" w:rsidP="005E10C5">
      <w:pPr>
        <w:ind w:left="3240" w:firstLine="360"/>
        <w:rPr>
          <w:rFonts w:ascii="Calibri" w:hAnsi="Calibri" w:cs="Calibri"/>
          <w:b/>
          <w:bCs/>
        </w:rPr>
      </w:pPr>
    </w:p>
    <w:p w14:paraId="6C95BF58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47DA8A2E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25F3E041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17EED36A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40314D05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3E64858B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3163FF56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644757EA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20048566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687E6847" w14:textId="77777777" w:rsidR="005E10C5" w:rsidRDefault="005E10C5" w:rsidP="005E10C5">
      <w:pPr>
        <w:pStyle w:val="ListParagraph"/>
        <w:rPr>
          <w:rFonts w:ascii="Calibri" w:hAnsi="Calibri" w:cs="Calibri"/>
          <w:rtl/>
        </w:rPr>
      </w:pPr>
      <w:r w:rsidRPr="00F203EF">
        <w:rPr>
          <w:b/>
          <w:bCs/>
          <w:noProof/>
          <w:rtl/>
        </w:rPr>
        <w:drawing>
          <wp:anchor distT="0" distB="0" distL="114300" distR="114300" simplePos="0" relativeHeight="251658268" behindDoc="0" locked="0" layoutInCell="1" allowOverlap="1" wp14:anchorId="61C6D0CF" wp14:editId="234578DB">
            <wp:simplePos x="0" y="0"/>
            <wp:positionH relativeFrom="margin">
              <wp:align>left</wp:align>
            </wp:positionH>
            <wp:positionV relativeFrom="paragraph">
              <wp:posOffset>264617</wp:posOffset>
            </wp:positionV>
            <wp:extent cx="6645910" cy="213995"/>
            <wp:effectExtent l="0" t="0" r="2540" b="0"/>
            <wp:wrapSquare wrapText="bothSides"/>
            <wp:docPr id="133721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314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54735DE8" w14:textId="77777777" w:rsidR="005E10C5" w:rsidRPr="00F203EF" w:rsidRDefault="005E10C5" w:rsidP="005E10C5">
      <w:pPr>
        <w:pStyle w:val="ListParagraph"/>
        <w:rPr>
          <w:rFonts w:ascii="Calibri" w:hAnsi="Calibri" w:cs="Calibri"/>
          <w:rtl/>
        </w:rPr>
      </w:pPr>
    </w:p>
    <w:p w14:paraId="68E67F9F" w14:textId="77777777" w:rsidR="005E10C5" w:rsidRPr="00875454" w:rsidRDefault="005E10C5" w:rsidP="005E10C5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 w:hint="cs"/>
          <w:rtl/>
        </w:rPr>
        <w:t>ניתן לראות ש</w:t>
      </w: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green"/>
          <w:rtl/>
        </w:rPr>
        <w:t>עלייה</w:t>
      </w:r>
      <w:r w:rsidRPr="00875454">
        <w:rPr>
          <w:rFonts w:ascii="Calibri" w:hAnsi="Calibri" w:cs="Calibri" w:hint="cs"/>
          <w:rtl/>
        </w:rPr>
        <w:t xml:space="preserve"> ב</w:t>
      </w:r>
      <w:r w:rsidRPr="00875454">
        <w:rPr>
          <w:rFonts w:ascii="Calibri" w:hAnsi="Calibri" w:cs="Calibri"/>
        </w:rPr>
        <w:t>Accuracy</w:t>
      </w:r>
      <w:r w:rsidRPr="00875454">
        <w:rPr>
          <w:rFonts w:ascii="Calibri" w:hAnsi="Calibri" w:cs="Calibri" w:hint="cs"/>
          <w:rtl/>
        </w:rPr>
        <w:t xml:space="preserve"> ולכן שינוי לפונקציית טנגנס היפרבולי תורמת לשיפור המודל</w:t>
      </w:r>
      <w:r>
        <w:rPr>
          <w:rFonts w:ascii="Calibri" w:hAnsi="Calibri" w:cs="Calibri" w:hint="cs"/>
          <w:rtl/>
        </w:rPr>
        <w:t xml:space="preserve"> וכי </w:t>
      </w:r>
      <w:r w:rsidRPr="004B2125">
        <w:rPr>
          <w:rFonts w:ascii="Calibri" w:hAnsi="Calibri" w:cs="Calibri" w:hint="cs"/>
          <w:b/>
          <w:bCs/>
          <w:rtl/>
        </w:rPr>
        <w:t>כרגע הוא עם התוצאה הכי טובה</w:t>
      </w:r>
      <w:r>
        <w:rPr>
          <w:rFonts w:ascii="Calibri" w:hAnsi="Calibri" w:cs="Calibri" w:hint="cs"/>
          <w:rtl/>
        </w:rPr>
        <w:t xml:space="preserve"> </w:t>
      </w:r>
    </w:p>
    <w:p w14:paraId="6DBAD7A4" w14:textId="77777777" w:rsidR="005E10C5" w:rsidRPr="00FE691A" w:rsidRDefault="005E10C5" w:rsidP="005E10C5">
      <w:pPr>
        <w:rPr>
          <w:rFonts w:ascii="Calibri" w:hAnsi="Calibri" w:cs="Calibri"/>
          <w:u w:val="single"/>
        </w:rPr>
      </w:pPr>
    </w:p>
    <w:p w14:paraId="33EFA976" w14:textId="4670666E" w:rsidR="005E10C5" w:rsidRPr="004B16E7" w:rsidRDefault="005E10C5" w:rsidP="005E10C5">
      <w:pPr>
        <w:pStyle w:val="ListParagraph"/>
        <w:ind w:left="2160" w:firstLine="72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1</w:t>
      </w:r>
      <w:r>
        <w:rPr>
          <w:rFonts w:ascii="Calibri" w:hAnsi="Calibri" w:cs="Calibri" w:hint="cs"/>
          <w:b/>
          <w:bCs/>
          <w:u w:val="single"/>
          <w:rtl/>
        </w:rPr>
        <w:t>7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שינוי פונקציית האקטיבציה ל</w:t>
      </w:r>
      <w:r w:rsidRPr="004B16E7">
        <w:rPr>
          <w:rFonts w:ascii="Calibri" w:hAnsi="Calibri" w:cs="Calibri"/>
          <w:b/>
          <w:bCs/>
          <w:u w:val="single"/>
        </w:rPr>
        <w:t>TanH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והורדת ה</w:t>
      </w:r>
      <w:r w:rsidRPr="004B16E7">
        <w:rPr>
          <w:rFonts w:ascii="Calibri" w:hAnsi="Calibri" w:cs="Calibri"/>
          <w:b/>
          <w:bCs/>
          <w:u w:val="single"/>
        </w:rPr>
        <w:t>Dropout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ל0.1</w:t>
      </w:r>
    </w:p>
    <w:p w14:paraId="0C44E984" w14:textId="77777777" w:rsidR="005E10C5" w:rsidRDefault="005E10C5" w:rsidP="005E10C5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9" behindDoc="0" locked="0" layoutInCell="1" allowOverlap="1" wp14:anchorId="3B3A335D" wp14:editId="42D14D67">
            <wp:simplePos x="0" y="0"/>
            <wp:positionH relativeFrom="column">
              <wp:posOffset>1012545</wp:posOffset>
            </wp:positionH>
            <wp:positionV relativeFrom="paragraph">
              <wp:posOffset>7137</wp:posOffset>
            </wp:positionV>
            <wp:extent cx="4736740" cy="2286000"/>
            <wp:effectExtent l="0" t="0" r="6985" b="0"/>
            <wp:wrapSquare wrapText="bothSides"/>
            <wp:docPr id="103032548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5489" name="Picture 1" descr="A graph of a function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11AB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1F15A71D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1CB8BCC8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762F15CD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07644ED0" w14:textId="77777777" w:rsidR="005E10C5" w:rsidRPr="007A2631" w:rsidRDefault="005E10C5" w:rsidP="005E10C5">
      <w:pPr>
        <w:ind w:left="1080"/>
        <w:rPr>
          <w:rFonts w:ascii="Calibri" w:hAnsi="Calibri" w:cs="Calibri"/>
          <w:u w:val="single"/>
          <w:rtl/>
        </w:rPr>
      </w:pPr>
    </w:p>
    <w:p w14:paraId="2E30466C" w14:textId="77777777" w:rsidR="005E10C5" w:rsidRPr="00D82264" w:rsidRDefault="005E10C5" w:rsidP="005E10C5">
      <w:pPr>
        <w:ind w:left="1080"/>
        <w:rPr>
          <w:rFonts w:ascii="Calibri" w:hAnsi="Calibri" w:cs="Calibri"/>
          <w:u w:val="single"/>
        </w:rPr>
      </w:pPr>
    </w:p>
    <w:p w14:paraId="0D0A744E" w14:textId="77777777" w:rsidR="005E10C5" w:rsidRDefault="005E10C5" w:rsidP="005E10C5">
      <w:pPr>
        <w:bidi w:val="0"/>
        <w:rPr>
          <w:rFonts w:ascii="Calibri" w:hAnsi="Calibri" w:cs="Calibri"/>
          <w:u w:val="single"/>
        </w:rPr>
      </w:pPr>
    </w:p>
    <w:p w14:paraId="651C8A5B" w14:textId="77777777" w:rsidR="005E10C5" w:rsidRDefault="005E10C5" w:rsidP="005E10C5">
      <w:pPr>
        <w:bidi w:val="0"/>
        <w:jc w:val="right"/>
        <w:rPr>
          <w:rFonts w:ascii="Calibri" w:hAnsi="Calibri" w:cs="Calibri"/>
          <w:u w:val="single"/>
        </w:rPr>
      </w:pPr>
    </w:p>
    <w:p w14:paraId="12F4C3D7" w14:textId="77777777" w:rsidR="005E10C5" w:rsidRDefault="005E10C5" w:rsidP="005E10C5">
      <w:pPr>
        <w:bidi w:val="0"/>
        <w:jc w:val="center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התוצאה הכי גבוהה :</w:t>
      </w: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70" behindDoc="0" locked="0" layoutInCell="1" allowOverlap="1" wp14:anchorId="7293415B" wp14:editId="163F3134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6645910" cy="215900"/>
            <wp:effectExtent l="0" t="0" r="2540" b="0"/>
            <wp:wrapSquare wrapText="bothSides"/>
            <wp:docPr id="185390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725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9CF78" w14:textId="77777777" w:rsidR="005E10C5" w:rsidRDefault="005E10C5" w:rsidP="005E10C5">
      <w:pPr>
        <w:bidi w:val="0"/>
        <w:rPr>
          <w:rFonts w:ascii="Calibri" w:hAnsi="Calibri" w:cs="Calibri"/>
        </w:rPr>
      </w:pPr>
    </w:p>
    <w:p w14:paraId="7B3B9978" w14:textId="65C36F41" w:rsidR="00712F45" w:rsidRPr="005A09D9" w:rsidRDefault="005E10C5" w:rsidP="005A09D9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t xml:space="preserve">ישנה </w:t>
      </w:r>
      <w:r w:rsidRPr="008331C2">
        <w:rPr>
          <w:rFonts w:ascii="Calibri" w:hAnsi="Calibri" w:cs="Calibri" w:hint="cs"/>
          <w:highlight w:val="red"/>
          <w:rtl/>
        </w:rPr>
        <w:t>ירידה</w:t>
      </w:r>
      <w:r w:rsidRPr="00585431">
        <w:rPr>
          <w:rFonts w:ascii="Calibri" w:hAnsi="Calibri" w:cs="Calibri"/>
          <w:rtl/>
        </w:rPr>
        <w:t xml:space="preserve"> ב</w:t>
      </w:r>
      <w:r w:rsidRPr="00585431">
        <w:rPr>
          <w:rFonts w:ascii="Calibri" w:hAnsi="Calibri" w:cs="Calibri"/>
        </w:rPr>
        <w:t>Accuracy</w:t>
      </w:r>
      <w:r w:rsidRPr="00585431">
        <w:rPr>
          <w:rFonts w:ascii="Calibri" w:hAnsi="Calibri" w:cs="Calibri"/>
          <w:rtl/>
        </w:rPr>
        <w:t xml:space="preserve"> ולכן </w:t>
      </w:r>
      <w:r>
        <w:rPr>
          <w:rFonts w:ascii="Calibri" w:hAnsi="Calibri" w:cs="Calibri" w:hint="cs"/>
          <w:rtl/>
        </w:rPr>
        <w:t>הורדת ה</w:t>
      </w:r>
      <w:r>
        <w:rPr>
          <w:rFonts w:ascii="Calibri" w:hAnsi="Calibri" w:cs="Calibri"/>
        </w:rPr>
        <w:t>Dropout</w:t>
      </w:r>
      <w:r>
        <w:rPr>
          <w:rFonts w:ascii="Calibri" w:hAnsi="Calibri" w:cs="Calibri" w:hint="cs"/>
          <w:rtl/>
        </w:rPr>
        <w:t xml:space="preserve"> לא תורמת לשיפור המודל עם פונקציי</w:t>
      </w:r>
      <w:r w:rsidR="005A09D9">
        <w:rPr>
          <w:rFonts w:ascii="Calibri" w:hAnsi="Calibri" w:cs="Calibri" w:hint="cs"/>
          <w:rtl/>
        </w:rPr>
        <w:t>ה</w:t>
      </w:r>
      <w:r>
        <w:rPr>
          <w:rFonts w:ascii="Calibri" w:hAnsi="Calibri" w:cs="Calibri" w:hint="cs"/>
          <w:rtl/>
        </w:rPr>
        <w:t xml:space="preserve"> מסוג </w:t>
      </w:r>
      <w:r>
        <w:rPr>
          <w:rFonts w:ascii="Calibri" w:hAnsi="Calibri" w:cs="Calibri"/>
        </w:rPr>
        <w:t>TanH</w:t>
      </w:r>
      <w:r>
        <w:rPr>
          <w:rFonts w:ascii="Calibri" w:hAnsi="Calibri" w:cs="Calibri" w:hint="cs"/>
          <w:rtl/>
        </w:rPr>
        <w:t xml:space="preserve"> ,ניתן לשים לב שהגרף עוד בעלייה</w:t>
      </w:r>
      <w:r w:rsidR="005A09D9">
        <w:rPr>
          <w:rFonts w:ascii="Calibri" w:hAnsi="Calibri" w:cs="Calibri"/>
          <w:rtl/>
        </w:rPr>
        <w:br/>
      </w:r>
      <w:r>
        <w:rPr>
          <w:rFonts w:ascii="Calibri" w:hAnsi="Calibri" w:cs="Calibri" w:hint="cs"/>
          <w:rtl/>
        </w:rPr>
        <w:t xml:space="preserve"> </w:t>
      </w:r>
    </w:p>
    <w:p w14:paraId="72D01DA0" w14:textId="73696737" w:rsidR="00223C21" w:rsidRPr="002A5B77" w:rsidRDefault="0051282F" w:rsidP="002A5B77">
      <w:pPr>
        <w:rPr>
          <w:rFonts w:ascii="Calibri" w:hAnsi="Calibri" w:cs="Calibri"/>
          <w:b/>
          <w:bCs/>
          <w:u w:val="single"/>
          <w:rtl/>
        </w:rPr>
      </w:pPr>
      <w:r w:rsidRPr="005A09D9">
        <w:rPr>
          <w:rFonts w:ascii="Calibri" w:hAnsi="Calibri" w:cs="Calibri" w:hint="cs"/>
          <w:b/>
          <w:bCs/>
          <w:u w:val="single"/>
          <w:rtl/>
        </w:rPr>
        <w:t xml:space="preserve">סיכום מודל </w:t>
      </w:r>
      <w:r w:rsidR="005A09D9" w:rsidRPr="005A09D9">
        <w:rPr>
          <w:rFonts w:ascii="Calibri" w:hAnsi="Calibri" w:cs="Calibri"/>
          <w:b/>
          <w:bCs/>
          <w:u w:val="single"/>
        </w:rPr>
        <w:t xml:space="preserve"> EfficientNetB3</w:t>
      </w:r>
      <w:r w:rsidR="005A09D9" w:rsidRPr="005A09D9">
        <w:rPr>
          <w:rFonts w:ascii="Calibri" w:hAnsi="Calibri" w:cs="Calibri"/>
          <w:b/>
          <w:bCs/>
          <w:u w:val="single"/>
          <w:rtl/>
        </w:rPr>
        <w:br/>
      </w:r>
      <w:r w:rsidR="00055E61" w:rsidRPr="005A09D9">
        <w:rPr>
          <w:rFonts w:ascii="Calibri" w:hAnsi="Calibri" w:cs="Calibri" w:hint="cs"/>
          <w:b/>
          <w:bCs/>
          <w:rtl/>
        </w:rPr>
        <w:t xml:space="preserve">לאחר שביצענו יותר מ 15 הרצות שונות על המודל . כל פעם שינינו פרמטר אחד במודל וקיבלנו </w:t>
      </w:r>
      <w:r w:rsidR="005C3E30" w:rsidRPr="005A09D9">
        <w:rPr>
          <w:rFonts w:ascii="Calibri" w:hAnsi="Calibri" w:cs="Calibri" w:hint="cs"/>
          <w:b/>
          <w:bCs/>
          <w:rtl/>
        </w:rPr>
        <w:t>תוצאות</w:t>
      </w:r>
      <w:r w:rsidR="009C6D56" w:rsidRPr="005A09D9">
        <w:rPr>
          <w:rFonts w:ascii="Calibri" w:hAnsi="Calibri" w:cs="Calibri" w:hint="cs"/>
          <w:b/>
          <w:bCs/>
          <w:rtl/>
        </w:rPr>
        <w:t xml:space="preserve"> דומות יחסית בין המודלים </w:t>
      </w:r>
      <w:r w:rsidR="00EC0AFF">
        <w:rPr>
          <w:rFonts w:ascii="Calibri" w:hAnsi="Calibri" w:cs="Calibri" w:hint="cs"/>
          <w:b/>
          <w:bCs/>
          <w:rtl/>
        </w:rPr>
        <w:t>ו</w:t>
      </w:r>
      <w:r w:rsidR="009C6D56" w:rsidRPr="005A09D9">
        <w:rPr>
          <w:rFonts w:ascii="Calibri" w:hAnsi="Calibri" w:cs="Calibri" w:hint="cs"/>
          <w:b/>
          <w:bCs/>
          <w:rtl/>
        </w:rPr>
        <w:t xml:space="preserve">החלטנו לבדוק מודלים נוספים, אנו מעריכים כי תוצאות המודל זהות ומתקבעות סביב ה 82 אחוז דיוק עם </w:t>
      </w:r>
      <w:r w:rsidR="00EC0AFF">
        <w:rPr>
          <w:rFonts w:ascii="Calibri" w:hAnsi="Calibri" w:cs="Calibri" w:hint="cs"/>
          <w:b/>
          <w:bCs/>
          <w:rtl/>
        </w:rPr>
        <w:t>התאמת</w:t>
      </w:r>
      <w:r w:rsidR="009C6D56" w:rsidRPr="005A09D9">
        <w:rPr>
          <w:rFonts w:ascii="Calibri" w:hAnsi="Calibri" w:cs="Calibri" w:hint="cs"/>
          <w:b/>
          <w:bCs/>
          <w:rtl/>
        </w:rPr>
        <w:t xml:space="preserve"> יתר מאוד גבוהה הן כתוצאה מסט תמונות </w:t>
      </w:r>
      <w:r w:rsidR="00EC0AFF">
        <w:rPr>
          <w:rFonts w:ascii="Calibri" w:hAnsi="Calibri" w:cs="Calibri" w:hint="cs"/>
          <w:b/>
          <w:bCs/>
          <w:rtl/>
        </w:rPr>
        <w:t xml:space="preserve">מאוד קטן </w:t>
      </w:r>
      <w:r w:rsidR="009C6D56" w:rsidRPr="005A09D9">
        <w:rPr>
          <w:rFonts w:ascii="Calibri" w:hAnsi="Calibri" w:cs="Calibri" w:hint="cs"/>
          <w:b/>
          <w:bCs/>
          <w:rtl/>
        </w:rPr>
        <w:t>ללמידה של המודל, ובנוסף מחלקות לא מאוזנות</w:t>
      </w:r>
      <w:r w:rsidR="00C12E33" w:rsidRPr="005A09D9">
        <w:rPr>
          <w:rFonts w:ascii="Calibri" w:hAnsi="Calibri" w:cs="Calibri" w:hint="cs"/>
          <w:b/>
          <w:bCs/>
          <w:rtl/>
        </w:rPr>
        <w:t>. את הש</w:t>
      </w:r>
      <w:r w:rsidR="00EC0AFF">
        <w:rPr>
          <w:rFonts w:ascii="Calibri" w:hAnsi="Calibri" w:cs="Calibri" w:hint="cs"/>
          <w:b/>
          <w:bCs/>
          <w:rtl/>
        </w:rPr>
        <w:t>ערה זא</w:t>
      </w:r>
      <w:r w:rsidR="00C12E33" w:rsidRPr="005A09D9">
        <w:rPr>
          <w:rFonts w:ascii="Calibri" w:hAnsi="Calibri" w:cs="Calibri" w:hint="cs"/>
          <w:b/>
          <w:bCs/>
          <w:rtl/>
        </w:rPr>
        <w:t>ת נבדוק בהמשך החקירה</w:t>
      </w:r>
      <w:r w:rsidR="00EC0AFF">
        <w:rPr>
          <w:rFonts w:ascii="Calibri" w:hAnsi="Calibri" w:cs="Calibri" w:hint="cs"/>
          <w:b/>
          <w:bCs/>
          <w:rtl/>
        </w:rPr>
        <w:t>.</w:t>
      </w:r>
      <w:r w:rsidR="00223C21" w:rsidRPr="005A09D9">
        <w:rPr>
          <w:rFonts w:ascii="Calibri" w:hAnsi="Calibri" w:cs="Calibri"/>
          <w:b/>
          <w:bCs/>
          <w:rtl/>
        </w:rPr>
        <w:br/>
      </w:r>
      <w:r w:rsidR="00223C21">
        <w:rPr>
          <w:rFonts w:ascii="Calibri" w:hAnsi="Calibri" w:cs="Calibri"/>
          <w:b/>
          <w:bCs/>
          <w:u w:val="single"/>
          <w:rtl/>
        </w:rPr>
        <w:lastRenderedPageBreak/>
        <w:br/>
      </w:r>
      <w:r w:rsidR="00223C21" w:rsidRPr="00D572AE">
        <w:rPr>
          <w:rFonts w:ascii="Calibri" w:hAnsi="Calibri" w:cs="Calibri" w:hint="cs"/>
          <w:rtl/>
        </w:rPr>
        <w:t xml:space="preserve">בהרצה הנוכחית רצינו להשתמש במודל </w:t>
      </w:r>
      <w:r w:rsidR="00223C21" w:rsidRPr="00C12E33">
        <w:rPr>
          <w:rFonts w:ascii="Calibri" w:hAnsi="Calibri" w:cs="Calibri"/>
          <w:b/>
          <w:bCs/>
        </w:rPr>
        <w:t>MobileNetV</w:t>
      </w:r>
      <w:r w:rsidR="00C653B4">
        <w:rPr>
          <w:rFonts w:ascii="Calibri" w:hAnsi="Calibri" w:cs="Calibri"/>
          <w:b/>
          <w:bCs/>
        </w:rPr>
        <w:t>1</w:t>
      </w:r>
      <w:r w:rsidR="00223C21" w:rsidRPr="00C12E33">
        <w:rPr>
          <w:rFonts w:ascii="Calibri" w:hAnsi="Calibri" w:cs="Calibri" w:hint="cs"/>
          <w:b/>
          <w:bCs/>
          <w:rtl/>
        </w:rPr>
        <w:t xml:space="preserve"> </w:t>
      </w:r>
      <w:r w:rsidR="00223C21" w:rsidRPr="00D572AE">
        <w:rPr>
          <w:rFonts w:ascii="Calibri" w:hAnsi="Calibri" w:cs="Calibri" w:hint="cs"/>
          <w:rtl/>
        </w:rPr>
        <w:t>מכיוון שהוא דומה למודל המקורי,</w:t>
      </w:r>
      <w:r w:rsidR="00C12E33">
        <w:rPr>
          <w:rFonts w:ascii="Calibri" w:hAnsi="Calibri" w:cs="Calibri" w:hint="cs"/>
          <w:rtl/>
        </w:rPr>
        <w:t xml:space="preserve"> </w:t>
      </w:r>
      <w:r w:rsidR="00223C21" w:rsidRPr="00D572AE">
        <w:rPr>
          <w:rFonts w:ascii="Calibri" w:hAnsi="Calibri" w:cs="Calibri" w:hint="cs"/>
          <w:rtl/>
        </w:rPr>
        <w:t>שניהם יודעים להבחי</w:t>
      </w:r>
      <w:r w:rsidR="00DD22D0" w:rsidRPr="00D572AE">
        <w:rPr>
          <w:rFonts w:ascii="Calibri" w:hAnsi="Calibri" w:cs="Calibri" w:hint="cs"/>
          <w:rtl/>
        </w:rPr>
        <w:t>ן בין תמונות בצורה טובה כאשר המשאבים מוגבלים</w:t>
      </w:r>
      <w:r w:rsidR="00237705" w:rsidRPr="00D572AE">
        <w:rPr>
          <w:rFonts w:ascii="Calibri" w:hAnsi="Calibri" w:cs="Calibri" w:hint="cs"/>
          <w:rtl/>
        </w:rPr>
        <w:t xml:space="preserve"> וחשבנו להשוות בין הביצועים של 2 המודלים</w:t>
      </w:r>
      <w:r w:rsidR="00DD22D0" w:rsidRPr="00D572AE">
        <w:rPr>
          <w:rFonts w:ascii="Calibri" w:hAnsi="Calibri" w:cs="Calibri" w:hint="cs"/>
          <w:rtl/>
        </w:rPr>
        <w:t xml:space="preserve"> </w:t>
      </w:r>
    </w:p>
    <w:p w14:paraId="07788A0F" w14:textId="63221BF2" w:rsidR="00B83C46" w:rsidRDefault="007144D7" w:rsidP="007144D7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5E10C5">
        <w:rPr>
          <w:rFonts w:ascii="Calibri" w:hAnsi="Calibri" w:cs="Calibri" w:hint="cs"/>
          <w:b/>
          <w:bCs/>
          <w:u w:val="single"/>
          <w:rtl/>
        </w:rPr>
        <w:t>8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bookmarkStart w:id="8" w:name="_Hlk163078187"/>
      <w:r>
        <w:rPr>
          <w:rFonts w:ascii="Calibri" w:hAnsi="Calibri" w:cs="Calibri"/>
          <w:b/>
          <w:bCs/>
          <w:u w:val="single"/>
        </w:rPr>
        <w:t>MobileNetV</w:t>
      </w:r>
      <w:bookmarkEnd w:id="8"/>
      <w:r w:rsidR="00C653B4">
        <w:rPr>
          <w:rFonts w:ascii="Calibri" w:hAnsi="Calibri" w:cs="Calibri"/>
          <w:b/>
          <w:bCs/>
          <w:u w:val="single"/>
        </w:rPr>
        <w:t>1</w:t>
      </w:r>
    </w:p>
    <w:p w14:paraId="58AC06D4" w14:textId="5A96FB0F" w:rsidR="00241FE1" w:rsidRDefault="00F722EF" w:rsidP="007144D7">
      <w:pPr>
        <w:jc w:val="center"/>
        <w:rPr>
          <w:rFonts w:ascii="Calibri" w:hAnsi="Calibri" w:cs="Calibri"/>
          <w:b/>
          <w:bCs/>
          <w:u w:val="single"/>
          <w:rtl/>
        </w:rPr>
      </w:pPr>
      <w:r w:rsidRPr="00F722EF">
        <w:rPr>
          <w:rFonts w:ascii="Calibri" w:hAnsi="Calibri" w:cs="Calibri"/>
          <w:b/>
          <w:bCs/>
          <w:noProof/>
          <w:u w:val="single"/>
          <w:rtl/>
        </w:rPr>
        <w:drawing>
          <wp:inline distT="0" distB="0" distL="0" distR="0" wp14:anchorId="6D2A516D" wp14:editId="34E25387">
            <wp:extent cx="4936100" cy="2286000"/>
            <wp:effectExtent l="0" t="0" r="0" b="0"/>
            <wp:docPr id="68340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95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6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9C3" w14:textId="3891F660" w:rsidR="00241FE1" w:rsidRPr="002357F5" w:rsidRDefault="002357F5" w:rsidP="007144D7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339718CA" w14:textId="77777777" w:rsidR="00016C33" w:rsidRDefault="00E76ECF" w:rsidP="009A13FF">
      <w:pPr>
        <w:bidi w:val="0"/>
        <w:jc w:val="right"/>
        <w:rPr>
          <w:rFonts w:ascii="Calibri" w:hAnsi="Calibri" w:cs="Calibri"/>
        </w:rPr>
      </w:pPr>
      <w:r w:rsidRPr="00E76ECF"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7796941B" wp14:editId="6F2334BF">
            <wp:extent cx="6645910" cy="194945"/>
            <wp:effectExtent l="0" t="0" r="2540" b="0"/>
            <wp:docPr id="9449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24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7C5" w14:textId="08F8B456" w:rsidR="00FE691A" w:rsidRDefault="00D572AE" w:rsidP="00176009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ציפינו לראות ממודל</w:t>
      </w:r>
      <w:r>
        <w:rPr>
          <w:rFonts w:ascii="Calibri" w:hAnsi="Calibri" w:cs="Calibri"/>
        </w:rPr>
        <w:t xml:space="preserve">  </w:t>
      </w:r>
      <w:r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</w:rPr>
        <w:t>MobilenetV</w:t>
      </w:r>
      <w:r w:rsidR="008C2948">
        <w:rPr>
          <w:rFonts w:ascii="Calibri" w:hAnsi="Calibri" w:cs="Calibri"/>
        </w:rPr>
        <w:t>1</w:t>
      </w:r>
      <w:r>
        <w:rPr>
          <w:rFonts w:ascii="Calibri" w:hAnsi="Calibri" w:cs="Calibri" w:hint="cs"/>
          <w:rtl/>
        </w:rPr>
        <w:t xml:space="preserve"> תוצאות דומות למודל הקודם מכיוון שמודל זה פותח </w:t>
      </w:r>
      <w:r w:rsidR="005577CC">
        <w:rPr>
          <w:rFonts w:ascii="Calibri" w:hAnsi="Calibri" w:cs="Calibri" w:hint="cs"/>
          <w:rtl/>
        </w:rPr>
        <w:t>ע"מ להתמודד</w:t>
      </w:r>
      <w:r>
        <w:rPr>
          <w:rFonts w:ascii="Calibri" w:hAnsi="Calibri" w:cs="Calibri" w:hint="cs"/>
          <w:rtl/>
        </w:rPr>
        <w:t xml:space="preserve"> עם משאבים מוגבלים וגם נחשב מודל אמין עם איכות תוצאה טובה. ראינו שזמן הריצה נמוך יותר אך גם הדיוק </w:t>
      </w:r>
      <w:r w:rsidRPr="00A3020B">
        <w:rPr>
          <w:rFonts w:ascii="Calibri" w:hAnsi="Calibri" w:cs="Calibri" w:hint="cs"/>
          <w:highlight w:val="red"/>
          <w:rtl/>
        </w:rPr>
        <w:t>נמוך</w:t>
      </w:r>
      <w:r>
        <w:rPr>
          <w:rFonts w:ascii="Calibri" w:hAnsi="Calibri" w:cs="Calibri" w:hint="cs"/>
          <w:rtl/>
        </w:rPr>
        <w:t xml:space="preserve"> יותר מהמודל המקורי</w:t>
      </w:r>
    </w:p>
    <w:p w14:paraId="18C9F825" w14:textId="77777777" w:rsidR="00D572AE" w:rsidRDefault="00D572AE" w:rsidP="000315B7">
      <w:pPr>
        <w:rPr>
          <w:rFonts w:ascii="Calibri" w:hAnsi="Calibri" w:cs="Calibri"/>
          <w:rtl/>
        </w:rPr>
      </w:pPr>
    </w:p>
    <w:p w14:paraId="1A35DD9C" w14:textId="6428C70D" w:rsidR="00176009" w:rsidRDefault="00176009" w:rsidP="000315B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ראינו שיש 2 שיטות עיבוד הנתונים, הראשונה לשמור את הנתונים ב</w:t>
      </w:r>
      <w:r>
        <w:rPr>
          <w:rFonts w:ascii="Calibri" w:hAnsi="Calibri" w:cs="Calibri"/>
        </w:rPr>
        <w:t>Datafr</w:t>
      </w:r>
      <w:r w:rsidR="00DD1990">
        <w:rPr>
          <w:rFonts w:ascii="Calibri" w:hAnsi="Calibri" w:cs="Calibri"/>
        </w:rPr>
        <w:t>a</w:t>
      </w:r>
      <w:r>
        <w:rPr>
          <w:rFonts w:ascii="Calibri" w:hAnsi="Calibri" w:cs="Calibri"/>
        </w:rPr>
        <w:t xml:space="preserve">me </w:t>
      </w:r>
      <w:r>
        <w:rPr>
          <w:rFonts w:ascii="Calibri" w:hAnsi="Calibri" w:cs="Calibri" w:hint="cs"/>
          <w:rtl/>
        </w:rPr>
        <w:t xml:space="preserve"> </w:t>
      </w:r>
      <w:r w:rsidR="008F0ED2">
        <w:rPr>
          <w:rFonts w:ascii="Calibri" w:hAnsi="Calibri" w:cs="Calibri" w:hint="cs"/>
          <w:rtl/>
        </w:rPr>
        <w:t xml:space="preserve">שיש עמודה של הנתיב ועמודה של </w:t>
      </w:r>
      <w:r w:rsidR="00B46AA2">
        <w:rPr>
          <w:rFonts w:ascii="Calibri" w:hAnsi="Calibri" w:cs="Calibri" w:hint="cs"/>
          <w:rtl/>
        </w:rPr>
        <w:t>סוג המחלקה, וישנה שיטה ל</w:t>
      </w:r>
      <w:r w:rsidR="00962EC7">
        <w:rPr>
          <w:rFonts w:ascii="Calibri" w:hAnsi="Calibri" w:cs="Calibri" w:hint="cs"/>
          <w:rtl/>
        </w:rPr>
        <w:t>ה</w:t>
      </w:r>
      <w:r w:rsidR="00B46AA2">
        <w:rPr>
          <w:rFonts w:ascii="Calibri" w:hAnsi="Calibri" w:cs="Calibri" w:hint="cs"/>
          <w:rtl/>
        </w:rPr>
        <w:t xml:space="preserve">עביר את הנתונים </w:t>
      </w:r>
      <w:r w:rsidR="0021539D">
        <w:rPr>
          <w:rFonts w:ascii="Calibri" w:hAnsi="Calibri" w:cs="Calibri" w:hint="cs"/>
          <w:rtl/>
        </w:rPr>
        <w:t>לתצורה מטר</w:t>
      </w:r>
      <w:r w:rsidR="002F3DC2">
        <w:rPr>
          <w:rFonts w:ascii="Calibri" w:hAnsi="Calibri" w:cs="Calibri" w:hint="cs"/>
          <w:rtl/>
        </w:rPr>
        <w:t>י</w:t>
      </w:r>
      <w:r w:rsidR="0021539D">
        <w:rPr>
          <w:rFonts w:ascii="Calibri" w:hAnsi="Calibri" w:cs="Calibri" w:hint="cs"/>
          <w:rtl/>
        </w:rPr>
        <w:t xml:space="preserve">ציונית </w:t>
      </w:r>
      <w:r w:rsidR="001C09EB">
        <w:rPr>
          <w:rFonts w:ascii="Calibri" w:hAnsi="Calibri" w:cs="Calibri" w:hint="cs"/>
          <w:rtl/>
        </w:rPr>
        <w:t>ש</w:t>
      </w:r>
      <w:r w:rsidR="00962EC7">
        <w:rPr>
          <w:rFonts w:ascii="Calibri" w:hAnsi="Calibri" w:cs="Calibri" w:hint="cs"/>
          <w:rtl/>
        </w:rPr>
        <w:t xml:space="preserve">בה </w:t>
      </w:r>
      <w:r w:rsidR="001C09EB">
        <w:rPr>
          <w:rFonts w:ascii="Calibri" w:hAnsi="Calibri" w:cs="Calibri" w:hint="cs"/>
          <w:rtl/>
        </w:rPr>
        <w:t xml:space="preserve">יש </w:t>
      </w:r>
      <w:r w:rsidR="00A82130">
        <w:rPr>
          <w:rFonts w:ascii="Calibri" w:hAnsi="Calibri" w:cs="Calibri" w:hint="cs"/>
          <w:rtl/>
        </w:rPr>
        <w:t xml:space="preserve">שני מערכי מספרים בשם </w:t>
      </w:r>
      <w:r w:rsidR="00A82130" w:rsidRPr="00A82130">
        <w:rPr>
          <w:rFonts w:ascii="Calibri" w:hAnsi="Calibri" w:cs="Calibri"/>
        </w:rPr>
        <w:t>X_train_np, y_train_np</w:t>
      </w:r>
      <w:r w:rsidR="00A30904">
        <w:rPr>
          <w:rFonts w:ascii="Calibri" w:hAnsi="Calibri" w:cs="Calibri" w:hint="cs"/>
          <w:rtl/>
        </w:rPr>
        <w:t xml:space="preserve"> </w:t>
      </w:r>
      <w:r w:rsidR="002F3DC2">
        <w:rPr>
          <w:rFonts w:ascii="Calibri" w:hAnsi="Calibri" w:cs="Calibri" w:hint="cs"/>
          <w:rtl/>
        </w:rPr>
        <w:t>בהתאמה לכל קבוצה מבחן/אימון/ולדיצה. החלטנו לעבד את הנ</w:t>
      </w:r>
      <w:r w:rsidR="00962EC7">
        <w:rPr>
          <w:rFonts w:ascii="Calibri" w:hAnsi="Calibri" w:cs="Calibri" w:hint="cs"/>
          <w:rtl/>
        </w:rPr>
        <w:t>תו</w:t>
      </w:r>
      <w:r w:rsidR="002F3DC2">
        <w:rPr>
          <w:rFonts w:ascii="Calibri" w:hAnsi="Calibri" w:cs="Calibri" w:hint="cs"/>
          <w:rtl/>
        </w:rPr>
        <w:t>נים שלנו בצורה הזאת ולבדוק את המודל המקורי מבלי לשנות פרמטרים</w:t>
      </w:r>
      <w:r w:rsidR="008B1F9B">
        <w:rPr>
          <w:rFonts w:ascii="Calibri" w:hAnsi="Calibri" w:cs="Calibri" w:hint="cs"/>
          <w:rtl/>
        </w:rPr>
        <w:t xml:space="preserve"> ולשמור על אותו יחס אימון מבחן כמו בקוד המקורי.</w:t>
      </w:r>
    </w:p>
    <w:p w14:paraId="475DDAB9" w14:textId="68779805" w:rsidR="00176009" w:rsidRDefault="00176009" w:rsidP="00176009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D56A8D">
        <w:rPr>
          <w:rFonts w:ascii="Calibri" w:hAnsi="Calibri" w:cs="Calibri" w:hint="cs"/>
          <w:b/>
          <w:bCs/>
          <w:u w:val="single"/>
          <w:rtl/>
        </w:rPr>
        <w:t>9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r w:rsidRPr="00176009">
        <w:rPr>
          <w:rFonts w:ascii="Calibri" w:hAnsi="Calibri" w:cs="Calibri"/>
          <w:b/>
          <w:bCs/>
          <w:u w:val="single"/>
        </w:rPr>
        <w:t>EfficientNetB3</w:t>
      </w:r>
      <w:r>
        <w:rPr>
          <w:rFonts w:ascii="Calibri" w:hAnsi="Calibri" w:cs="Calibri"/>
          <w:b/>
          <w:bCs/>
          <w:u w:val="single"/>
        </w:rPr>
        <w:t xml:space="preserve"> format in NP</w:t>
      </w:r>
    </w:p>
    <w:p w14:paraId="769CBD8D" w14:textId="6A2F0EB2" w:rsidR="00176009" w:rsidRDefault="00176009" w:rsidP="00176009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2A53A5DF" wp14:editId="6D02FD52">
            <wp:extent cx="4731294" cy="2268000"/>
            <wp:effectExtent l="0" t="0" r="0" b="0"/>
            <wp:docPr id="126319139" name="תמונה 1" descr="תמונה שמכילה טקסט, תרשים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139" name="תמונה 1" descr="תמונה שמכילה טקסט, תרשים, עלילה, קו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1294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BBF6" w14:textId="77777777" w:rsidR="00176009" w:rsidRPr="002357F5" w:rsidRDefault="00176009" w:rsidP="00176009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60D7C261" w14:textId="2EF99443" w:rsidR="00176009" w:rsidRDefault="004C09CB" w:rsidP="00176009">
      <w:pPr>
        <w:bidi w:val="0"/>
        <w:jc w:val="right"/>
        <w:rPr>
          <w:rFonts w:ascii="Calibri" w:hAnsi="Calibri" w:cs="Calibri"/>
        </w:rPr>
      </w:pPr>
      <w:r w:rsidRPr="004C09CB">
        <w:rPr>
          <w:rFonts w:ascii="Calibri" w:hAnsi="Calibri" w:cs="Calibri"/>
          <w:noProof/>
        </w:rPr>
        <w:drawing>
          <wp:inline distT="0" distB="0" distL="0" distR="0" wp14:anchorId="37B989E9" wp14:editId="568B5487">
            <wp:extent cx="6645910" cy="246491"/>
            <wp:effectExtent l="0" t="0" r="2540" b="1270"/>
            <wp:docPr id="5682575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7569" name=""/>
                    <pic:cNvPicPr/>
                  </pic:nvPicPr>
                  <pic:blipFill rotWithShape="1">
                    <a:blip r:embed="rId57"/>
                    <a:srcRect b="20129"/>
                    <a:stretch/>
                  </pic:blipFill>
                  <pic:spPr bwMode="auto">
                    <a:xfrm>
                      <a:off x="0" y="0"/>
                      <a:ext cx="6645910" cy="24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E7FA" w14:textId="4E5BD795" w:rsidR="000315B7" w:rsidRPr="000315B7" w:rsidRDefault="004C09CB" w:rsidP="00016C3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כפי שניתן לראות , קיבלנו אחוז דיוק </w:t>
      </w:r>
      <w:r w:rsidRPr="00D56A8D">
        <w:rPr>
          <w:rFonts w:ascii="Calibri" w:hAnsi="Calibri" w:cs="Calibri" w:hint="cs"/>
          <w:highlight w:val="green"/>
          <w:rtl/>
        </w:rPr>
        <w:t>מאוד גבוהה</w:t>
      </w:r>
      <w:r w:rsidR="00354AC8">
        <w:rPr>
          <w:rFonts w:ascii="Calibri" w:hAnsi="Calibri" w:cs="Calibri" w:hint="cs"/>
          <w:rtl/>
        </w:rPr>
        <w:t xml:space="preserve"> מה שניתן להסיק כי </w:t>
      </w:r>
      <w:r w:rsidR="00D77CF5">
        <w:rPr>
          <w:rFonts w:ascii="Calibri" w:hAnsi="Calibri" w:cs="Calibri" w:hint="cs"/>
          <w:rtl/>
        </w:rPr>
        <w:t xml:space="preserve">יש הבדל בדרך שמכינים את הדאטה שלנו, וכי אולי </w:t>
      </w:r>
      <w:r w:rsidR="00D56A8D">
        <w:rPr>
          <w:rFonts w:ascii="Calibri" w:hAnsi="Calibri" w:cs="Calibri" w:hint="cs"/>
          <w:rtl/>
        </w:rPr>
        <w:t xml:space="preserve">בתמונות מסוג מסוים כמו </w:t>
      </w:r>
      <w:r w:rsidR="00D56A8D">
        <w:rPr>
          <w:rFonts w:ascii="Calibri" w:hAnsi="Calibri" w:cs="Calibri"/>
        </w:rPr>
        <w:t xml:space="preserve">MRI </w:t>
      </w:r>
      <w:r w:rsidR="00D56A8D">
        <w:rPr>
          <w:rFonts w:ascii="Calibri" w:hAnsi="Calibri" w:cs="Calibri" w:hint="cs"/>
          <w:rtl/>
        </w:rPr>
        <w:t xml:space="preserve"> יש עדיפות להכנה בשיטה הזאות.</w:t>
      </w:r>
    </w:p>
    <w:p w14:paraId="38B92B5A" w14:textId="77777777" w:rsidR="00221817" w:rsidRDefault="00221817" w:rsidP="00EF424B">
      <w:pPr>
        <w:jc w:val="center"/>
        <w:rPr>
          <w:rFonts w:ascii="Calibri" w:hAnsi="Calibri" w:cs="Calibri"/>
          <w:rtl/>
        </w:rPr>
      </w:pPr>
    </w:p>
    <w:p w14:paraId="306D10DF" w14:textId="77777777" w:rsidR="00221817" w:rsidRDefault="00221817" w:rsidP="00EF424B">
      <w:pPr>
        <w:jc w:val="center"/>
        <w:rPr>
          <w:rFonts w:ascii="Calibri" w:hAnsi="Calibri" w:cs="Calibri"/>
          <w:rtl/>
        </w:rPr>
      </w:pPr>
    </w:p>
    <w:p w14:paraId="53BF3E48" w14:textId="154BFA78" w:rsidR="00221817" w:rsidRDefault="00221817" w:rsidP="0022181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המשנו בחקירה , ועברנו </w:t>
      </w:r>
      <w:r w:rsidR="004D56AD">
        <w:rPr>
          <w:rFonts w:ascii="Calibri" w:hAnsi="Calibri" w:cs="Calibri" w:hint="cs"/>
          <w:rtl/>
        </w:rPr>
        <w:t xml:space="preserve">למודל המפורסם </w:t>
      </w:r>
      <w:r w:rsidR="004D56AD">
        <w:rPr>
          <w:rFonts w:ascii="Calibri" w:hAnsi="Calibri" w:cs="Calibri"/>
        </w:rPr>
        <w:t>VGG16</w:t>
      </w:r>
      <w:r w:rsidR="004D56AD">
        <w:rPr>
          <w:rFonts w:ascii="Calibri" w:hAnsi="Calibri" w:cs="Calibri" w:hint="cs"/>
          <w:rtl/>
        </w:rPr>
        <w:t xml:space="preserve"> המודל מאופיין ב 16 שכבות </w:t>
      </w:r>
      <w:r w:rsidR="00DB0F4D">
        <w:rPr>
          <w:rFonts w:ascii="Calibri" w:hAnsi="Calibri" w:cs="Calibri" w:hint="cs"/>
          <w:rtl/>
        </w:rPr>
        <w:t xml:space="preserve">עמוקות של </w:t>
      </w:r>
      <w:r w:rsidR="00DB0F4D" w:rsidRPr="00DB0F4D">
        <w:rPr>
          <w:rFonts w:ascii="Calibri" w:hAnsi="Calibri" w:cs="Calibri" w:hint="cs"/>
          <w:rtl/>
        </w:rPr>
        <w:t>קונבולוציה</w:t>
      </w:r>
      <w:r w:rsidR="00DB0F4D" w:rsidRPr="00DB0F4D">
        <w:rPr>
          <w:rFonts w:ascii="Calibri" w:hAnsi="Calibri" w:cs="Calibri"/>
          <w:rtl/>
        </w:rPr>
        <w:t xml:space="preserve"> </w:t>
      </w:r>
      <w:r w:rsidR="000B6227">
        <w:rPr>
          <w:rFonts w:ascii="Calibri" w:hAnsi="Calibri" w:cs="Calibri" w:hint="cs"/>
          <w:rtl/>
        </w:rPr>
        <w:t>ורצינו</w:t>
      </w:r>
      <w:r w:rsidR="00DB0F4D">
        <w:rPr>
          <w:rFonts w:ascii="Calibri" w:hAnsi="Calibri" w:cs="Calibri" w:hint="cs"/>
          <w:rtl/>
        </w:rPr>
        <w:t xml:space="preserve"> לראות איך הוא משפיע על הסט אימון שלנו</w:t>
      </w:r>
    </w:p>
    <w:p w14:paraId="04804AA8" w14:textId="1B29BBE4" w:rsidR="00EF424B" w:rsidRDefault="00EF424B" w:rsidP="00EF424B">
      <w:pPr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A259EE">
        <w:rPr>
          <w:rFonts w:ascii="Calibri" w:hAnsi="Calibri" w:cs="Calibri" w:hint="cs"/>
          <w:b/>
          <w:bCs/>
          <w:u w:val="single"/>
          <w:rtl/>
        </w:rPr>
        <w:t>20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r w:rsidR="00A259EE">
        <w:rPr>
          <w:rFonts w:ascii="Calibri" w:hAnsi="Calibri" w:cs="Calibri"/>
          <w:b/>
          <w:bCs/>
          <w:u w:val="single"/>
        </w:rPr>
        <w:t>VGG16</w:t>
      </w:r>
    </w:p>
    <w:p w14:paraId="48BCC2A8" w14:textId="5FBDFDCF" w:rsidR="00EF424B" w:rsidRDefault="000B6227" w:rsidP="00EF424B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6239E99A" wp14:editId="58B4623E">
            <wp:extent cx="4818043" cy="2093220"/>
            <wp:effectExtent l="0" t="0" r="1905" b="2540"/>
            <wp:docPr id="4877172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359E5AF-4A11-3A0E-8869-B60606C82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>
                      <a:extLst>
                        <a:ext uri="{FF2B5EF4-FFF2-40B4-BE49-F238E27FC236}">
                          <a16:creationId xmlns:a16="http://schemas.microsoft.com/office/drawing/2014/main" id="{B359E5AF-4A11-3A0E-8869-B60606C82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4318" cy="21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86A5" w14:textId="77777777" w:rsidR="00EF424B" w:rsidRPr="002357F5" w:rsidRDefault="00EF424B" w:rsidP="00EF424B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532E12BA" w14:textId="371C1B1C" w:rsidR="00EF424B" w:rsidRDefault="000F53F6" w:rsidP="00EF424B">
      <w:pPr>
        <w:bidi w:val="0"/>
        <w:jc w:val="righ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32A0BD" wp14:editId="60E7C2F4">
            <wp:extent cx="6645910" cy="187960"/>
            <wp:effectExtent l="0" t="0" r="2540" b="254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4E999CE-9CDE-01D9-092B-44C7DAB74A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>
                      <a:extLst>
                        <a:ext uri="{FF2B5EF4-FFF2-40B4-BE49-F238E27FC236}">
                          <a16:creationId xmlns:a16="http://schemas.microsoft.com/office/drawing/2014/main" id="{34E999CE-9CDE-01D9-092B-44C7DAB74A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643" w14:textId="77777777" w:rsidR="002B4A9D" w:rsidRDefault="00B32923" w:rsidP="002B4A9D">
      <w:pPr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rtl/>
        </w:rPr>
        <w:t xml:space="preserve">בהתחלה בדקנו את המודל על </w:t>
      </w:r>
      <w:r w:rsidR="00297C66">
        <w:rPr>
          <w:rFonts w:ascii="Calibri" w:hAnsi="Calibri" w:cs="Calibri" w:hint="cs"/>
          <w:rtl/>
        </w:rPr>
        <w:t xml:space="preserve">50 </w:t>
      </w:r>
      <w:r w:rsidR="00297C66">
        <w:rPr>
          <w:rFonts w:ascii="Calibri" w:hAnsi="Calibri" w:cs="Calibri"/>
        </w:rPr>
        <w:t>Epochs</w:t>
      </w:r>
      <w:r w:rsidR="00297C66">
        <w:rPr>
          <w:rFonts w:ascii="Calibri" w:hAnsi="Calibri" w:cs="Calibri" w:hint="cs"/>
          <w:rtl/>
        </w:rPr>
        <w:t xml:space="preserve"> </w:t>
      </w:r>
      <w:r w:rsidR="0008227F">
        <w:rPr>
          <w:rFonts w:ascii="Calibri" w:hAnsi="Calibri" w:cs="Calibri" w:hint="cs"/>
          <w:rtl/>
        </w:rPr>
        <w:t>מכיוון</w:t>
      </w:r>
      <w:r w:rsidR="00B84864">
        <w:rPr>
          <w:rFonts w:ascii="Calibri" w:hAnsi="Calibri" w:cs="Calibri" w:hint="cs"/>
          <w:rtl/>
        </w:rPr>
        <w:t xml:space="preserve"> שראינו שהמודל נעצר במגמת עליה</w:t>
      </w:r>
      <w:r w:rsidR="0008227F">
        <w:rPr>
          <w:rFonts w:ascii="Calibri" w:hAnsi="Calibri" w:cs="Calibri" w:hint="cs"/>
          <w:rtl/>
        </w:rPr>
        <w:t xml:space="preserve"> ולאחר מכן העברנו ל 100 </w:t>
      </w:r>
      <w:r w:rsidR="0008227F">
        <w:rPr>
          <w:rFonts w:ascii="Calibri" w:hAnsi="Calibri" w:cs="Calibri"/>
        </w:rPr>
        <w:t>Epochs</w:t>
      </w:r>
      <w:r w:rsidR="0008227F">
        <w:rPr>
          <w:rFonts w:ascii="Calibri" w:hAnsi="Calibri" w:cs="Calibri" w:hint="cs"/>
          <w:rtl/>
        </w:rPr>
        <w:t xml:space="preserve">. </w:t>
      </w:r>
      <w:r w:rsidR="00EF424B">
        <w:rPr>
          <w:rFonts w:ascii="Calibri" w:hAnsi="Calibri" w:cs="Calibri" w:hint="cs"/>
          <w:rtl/>
        </w:rPr>
        <w:t>כפי שניתן לראות ,</w:t>
      </w:r>
      <w:r>
        <w:rPr>
          <w:rFonts w:ascii="Calibri" w:hAnsi="Calibri" w:cs="Calibri" w:hint="cs"/>
          <w:rtl/>
        </w:rPr>
        <w:t>המודל נראה שהוא במגמת עליה,</w:t>
      </w:r>
      <w:r w:rsidR="0008227F">
        <w:rPr>
          <w:rFonts w:ascii="Calibri" w:hAnsi="Calibri" w:cs="Calibri" w:hint="cs"/>
          <w:rtl/>
        </w:rPr>
        <w:t xml:space="preserve"> אך לקראת הסוף הוא מתיישר</w:t>
      </w:r>
      <w:r w:rsidR="005365E0">
        <w:rPr>
          <w:rFonts w:ascii="Calibri" w:hAnsi="Calibri" w:cs="Calibri" w:hint="cs"/>
          <w:rtl/>
        </w:rPr>
        <w:t>. כמו כן אפשר לראות כי פונקציה העלות שלו מאוד לא יציבה בנוסף לעלות עצמה שמאוד מאוד גבוה</w:t>
      </w:r>
      <w:r w:rsidR="00221398">
        <w:rPr>
          <w:rFonts w:ascii="Calibri" w:hAnsi="Calibri" w:cs="Calibri" w:hint="cs"/>
          <w:rtl/>
        </w:rPr>
        <w:t>, ולכן למורות שהמודל מביא לנו תוצאות קרובות למודל המקורי נאלצנו לוותר עליו.</w:t>
      </w:r>
    </w:p>
    <w:p w14:paraId="4A5FA40F" w14:textId="77777777" w:rsidR="002B4A9D" w:rsidRDefault="002B4A9D" w:rsidP="002B4A9D">
      <w:pPr>
        <w:rPr>
          <w:rFonts w:ascii="Calibri" w:hAnsi="Calibri" w:cs="Calibri"/>
          <w:b/>
          <w:bCs/>
          <w:u w:val="single"/>
          <w:rtl/>
        </w:rPr>
      </w:pPr>
    </w:p>
    <w:p w14:paraId="7750137D" w14:textId="3EEFC145" w:rsidR="002B4A9D" w:rsidRDefault="002B4A9D" w:rsidP="002B4A9D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 xml:space="preserve">גרף 20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מקורי עם </w:t>
      </w:r>
      <w:r w:rsidR="00317D15">
        <w:rPr>
          <w:rFonts w:ascii="Calibri" w:hAnsi="Calibri" w:cs="Calibri"/>
          <w:b/>
          <w:bCs/>
          <w:u w:val="single"/>
        </w:rPr>
        <w:t>D</w:t>
      </w:r>
      <w:r w:rsidR="00335CDE" w:rsidRPr="00335CDE">
        <w:rPr>
          <w:rFonts w:ascii="Calibri" w:hAnsi="Calibri" w:cs="Calibri"/>
          <w:b/>
          <w:bCs/>
          <w:u w:val="single"/>
        </w:rPr>
        <w:t xml:space="preserve">ata </w:t>
      </w:r>
      <w:r w:rsidR="00317D15">
        <w:rPr>
          <w:rFonts w:ascii="Calibri" w:hAnsi="Calibri" w:cs="Calibri"/>
          <w:b/>
          <w:bCs/>
          <w:u w:val="single"/>
        </w:rPr>
        <w:t>A</w:t>
      </w:r>
      <w:r w:rsidR="00335CDE" w:rsidRPr="00335CDE">
        <w:rPr>
          <w:rFonts w:ascii="Calibri" w:hAnsi="Calibri" w:cs="Calibri"/>
          <w:b/>
          <w:bCs/>
          <w:u w:val="single"/>
        </w:rPr>
        <w:t>ugmentation</w:t>
      </w:r>
    </w:p>
    <w:p w14:paraId="24D48CE4" w14:textId="38C65E5C" w:rsidR="002B4A9D" w:rsidRPr="002357F5" w:rsidRDefault="00317D15" w:rsidP="002B4A9D">
      <w:pPr>
        <w:jc w:val="center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0C743923" wp14:editId="61C0B400">
            <wp:extent cx="6645910" cy="2985135"/>
            <wp:effectExtent l="0" t="0" r="2540" b="5715"/>
            <wp:docPr id="11623522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2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cs"/>
          <w:rtl/>
        </w:rPr>
        <w:t xml:space="preserve"> </w:t>
      </w:r>
      <w:r w:rsidR="002B4A9D">
        <w:rPr>
          <w:rFonts w:ascii="Calibri" w:hAnsi="Calibri" w:cs="Calibri" w:hint="cs"/>
          <w:rtl/>
        </w:rPr>
        <w:t>התוצאה הכי גבוהה:</w:t>
      </w:r>
    </w:p>
    <w:p w14:paraId="092DC03A" w14:textId="460E15BC" w:rsidR="002B4A9D" w:rsidRDefault="00317D15" w:rsidP="002B4A9D">
      <w:pPr>
        <w:bidi w:val="0"/>
        <w:jc w:val="right"/>
        <w:rPr>
          <w:rFonts w:ascii="Calibri" w:hAnsi="Calibri" w:cs="Calibri"/>
        </w:rPr>
      </w:pPr>
      <w:r w:rsidRPr="00317D15">
        <w:rPr>
          <w:rFonts w:ascii="Calibri" w:hAnsi="Calibri" w:cs="Calibri"/>
          <w:noProof/>
        </w:rPr>
        <w:drawing>
          <wp:inline distT="0" distB="0" distL="0" distR="0" wp14:anchorId="256494DB" wp14:editId="1352913D">
            <wp:extent cx="6645910" cy="316230"/>
            <wp:effectExtent l="0" t="0" r="2540" b="7620"/>
            <wp:docPr id="2657558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58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778B" w14:textId="58E1AD89" w:rsidR="00F25C1E" w:rsidRPr="00826A1D" w:rsidRDefault="004D10DD" w:rsidP="003D4AA8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הבנו שהמודל שאנחנו חוקרים צריך לעבוד עם קבצי דאטה גדולים ו</w:t>
      </w:r>
      <w:r w:rsidR="00335CDE">
        <w:rPr>
          <w:rFonts w:ascii="Calibri" w:hAnsi="Calibri" w:cs="Calibri" w:hint="cs"/>
          <w:rtl/>
        </w:rPr>
        <w:t xml:space="preserve">ראינו כי סט התמונות שלנו קטן מאוד ולכן ביצענו </w:t>
      </w:r>
      <w:r w:rsidR="003D4AA8">
        <w:rPr>
          <w:rFonts w:ascii="Calibri" w:hAnsi="Calibri" w:cs="Calibri"/>
        </w:rPr>
        <w:t>Data Aug</w:t>
      </w:r>
      <w:r w:rsidR="009160BA">
        <w:rPr>
          <w:rFonts w:ascii="Calibri" w:hAnsi="Calibri" w:cs="Calibri"/>
        </w:rPr>
        <w:t>mentaion</w:t>
      </w:r>
      <w:r w:rsidR="009160BA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>בתוך הקוד על מנת לשפר את תוצאות המודל</w:t>
      </w:r>
      <w:r w:rsidR="000A22FF">
        <w:rPr>
          <w:rFonts w:ascii="Calibri" w:hAnsi="Calibri" w:cs="Calibri" w:hint="cs"/>
          <w:rtl/>
        </w:rPr>
        <w:t xml:space="preserve">. ניתן לראות כי </w:t>
      </w:r>
      <w:r w:rsidR="007A4534">
        <w:rPr>
          <w:rFonts w:ascii="Calibri" w:hAnsi="Calibri" w:cs="Calibri" w:hint="cs"/>
          <w:rtl/>
        </w:rPr>
        <w:t xml:space="preserve">ציון הדיוק לא השתפר כלל ולכן נאלצנו לעשות </w:t>
      </w:r>
      <w:r w:rsidR="00BA204B">
        <w:rPr>
          <w:rFonts w:ascii="Calibri" w:hAnsi="Calibri" w:cs="Calibri"/>
        </w:rPr>
        <w:t>Data Augmentaion</w:t>
      </w:r>
      <w:r w:rsidR="00BA204B">
        <w:rPr>
          <w:rFonts w:ascii="Calibri" w:hAnsi="Calibri" w:cs="Calibri" w:hint="cs"/>
          <w:rtl/>
        </w:rPr>
        <w:t xml:space="preserve"> </w:t>
      </w:r>
      <w:r w:rsidR="00BE10F3">
        <w:rPr>
          <w:rFonts w:ascii="Calibri" w:hAnsi="Calibri" w:cs="Calibri" w:hint="cs"/>
          <w:rtl/>
        </w:rPr>
        <w:t>עוד לפני שלב הכנת הנתונים.</w:t>
      </w:r>
      <w:r w:rsidR="00D56A8D">
        <w:rPr>
          <w:rFonts w:ascii="Calibri" w:hAnsi="Calibri" w:cs="Calibri"/>
          <w:rtl/>
        </w:rPr>
        <w:br w:type="page"/>
      </w:r>
    </w:p>
    <w:p w14:paraId="45E75CD3" w14:textId="77777777" w:rsidR="00FC201A" w:rsidRDefault="00FC201A" w:rsidP="00E41592">
      <w:pPr>
        <w:pStyle w:val="ListParagraph"/>
        <w:ind w:left="360"/>
        <w:rPr>
          <w:rFonts w:ascii="Calibri" w:hAnsi="Calibri" w:cs="Calibri"/>
          <w:rtl/>
        </w:rPr>
      </w:pPr>
    </w:p>
    <w:p w14:paraId="521CA82E" w14:textId="38AFA8B1" w:rsidR="00E41592" w:rsidRPr="00E41592" w:rsidRDefault="007A5A1F" w:rsidP="00E41592">
      <w:pPr>
        <w:pStyle w:val="ListParagraph"/>
        <w:ind w:left="360"/>
        <w:rPr>
          <w:rFonts w:ascii="Calibri" w:hAnsi="Calibri" w:cs="Calibri"/>
          <w:rtl/>
        </w:rPr>
      </w:pPr>
      <w:r w:rsidRPr="00FC201A">
        <w:rPr>
          <w:rFonts w:ascii="Calibri" w:hAnsi="Calibri" w:cs="Calibri" w:hint="cs"/>
          <w:b/>
          <w:bCs/>
          <w:rtl/>
        </w:rPr>
        <w:t>לבסוף</w:t>
      </w:r>
      <w:r>
        <w:rPr>
          <w:rFonts w:ascii="Calibri" w:hAnsi="Calibri" w:cs="Calibri" w:hint="cs"/>
          <w:rtl/>
        </w:rPr>
        <w:t xml:space="preserve"> סברנו כי תוצאות המודל נמוכות לא בגלל טיב המודל או </w:t>
      </w:r>
      <w:r w:rsidR="00166840">
        <w:rPr>
          <w:rFonts w:ascii="Calibri" w:hAnsi="Calibri" w:cs="Calibri" w:hint="cs"/>
          <w:rtl/>
        </w:rPr>
        <w:t>ארכיטקטורה</w:t>
      </w:r>
      <w:r>
        <w:rPr>
          <w:rFonts w:ascii="Calibri" w:hAnsi="Calibri" w:cs="Calibri" w:hint="cs"/>
          <w:rtl/>
        </w:rPr>
        <w:t xml:space="preserve"> של המודל אל</w:t>
      </w:r>
      <w:r w:rsidR="00AD4B04">
        <w:rPr>
          <w:rFonts w:ascii="Calibri" w:hAnsi="Calibri" w:cs="Calibri" w:hint="cs"/>
          <w:rtl/>
        </w:rPr>
        <w:t xml:space="preserve">א </w:t>
      </w:r>
      <w:r>
        <w:rPr>
          <w:rFonts w:ascii="Calibri" w:hAnsi="Calibri" w:cs="Calibri" w:hint="cs"/>
          <w:rtl/>
        </w:rPr>
        <w:t>בגלל</w:t>
      </w:r>
      <w:r w:rsidR="00590F47">
        <w:rPr>
          <w:rFonts w:ascii="Calibri" w:hAnsi="Calibri" w:cs="Calibri" w:hint="cs"/>
          <w:rtl/>
        </w:rPr>
        <w:t xml:space="preserve"> סט התמונות של המודל</w:t>
      </w:r>
      <w:r w:rsidR="0088372B">
        <w:rPr>
          <w:rFonts w:ascii="Calibri" w:hAnsi="Calibri" w:cs="Calibri" w:hint="cs"/>
          <w:rtl/>
        </w:rPr>
        <w:t>. כפי ש</w:t>
      </w:r>
      <w:r w:rsidR="00914204">
        <w:rPr>
          <w:rFonts w:ascii="Calibri" w:hAnsi="Calibri" w:cs="Calibri" w:hint="cs"/>
          <w:rtl/>
        </w:rPr>
        <w:t>הצגנו בסעיף ניתוח נתונים ראשונים, ראינו כי ה</w:t>
      </w:r>
      <w:r w:rsidR="0037655B">
        <w:rPr>
          <w:rFonts w:ascii="Calibri" w:hAnsi="Calibri" w:cs="Calibri" w:hint="cs"/>
          <w:rtl/>
        </w:rPr>
        <w:t xml:space="preserve">דאטה סט שלנו </w:t>
      </w:r>
      <w:r w:rsidR="00EC4CE1">
        <w:rPr>
          <w:rFonts w:ascii="Calibri" w:hAnsi="Calibri" w:cs="Calibri" w:hint="cs"/>
          <w:rtl/>
        </w:rPr>
        <w:t>לא מאוזנת בין המח</w:t>
      </w:r>
      <w:r w:rsidR="008F6D69">
        <w:rPr>
          <w:rFonts w:ascii="Calibri" w:hAnsi="Calibri" w:cs="Calibri" w:hint="cs"/>
          <w:rtl/>
        </w:rPr>
        <w:t>לקות.</w:t>
      </w:r>
      <w:r w:rsidR="005A3CB5">
        <w:rPr>
          <w:rFonts w:ascii="Calibri" w:hAnsi="Calibri" w:cs="Calibri"/>
          <w:rtl/>
        </w:rPr>
        <w:br/>
      </w:r>
      <w:r w:rsidR="00802D2A">
        <w:rPr>
          <w:rFonts w:ascii="Calibri" w:hAnsi="Calibri" w:cs="Calibri" w:hint="cs"/>
          <w:rtl/>
        </w:rPr>
        <w:t xml:space="preserve">ראשית, איחדנו בין הסט תמונות של האימון ושל המבחן לאחר </w:t>
      </w:r>
      <w:r w:rsidR="00F630FD">
        <w:rPr>
          <w:rFonts w:ascii="Calibri" w:hAnsi="Calibri" w:cs="Calibri" w:hint="cs"/>
          <w:rtl/>
        </w:rPr>
        <w:t xml:space="preserve">מכן </w:t>
      </w:r>
      <w:r w:rsidR="00112C1E">
        <w:rPr>
          <w:rFonts w:ascii="Calibri" w:hAnsi="Calibri" w:cs="Calibri" w:hint="cs"/>
          <w:rtl/>
        </w:rPr>
        <w:t>יצרנו פונקציה שנכנסת לכל תיקייה ובודק</w:t>
      </w:r>
      <w:r w:rsidR="00F630FD">
        <w:rPr>
          <w:rFonts w:ascii="Calibri" w:hAnsi="Calibri" w:cs="Calibri" w:hint="cs"/>
          <w:rtl/>
        </w:rPr>
        <w:t>ת</w:t>
      </w:r>
      <w:r w:rsidR="00802D2A">
        <w:rPr>
          <w:rFonts w:ascii="Calibri" w:hAnsi="Calibri" w:cs="Calibri" w:hint="cs"/>
          <w:rtl/>
        </w:rPr>
        <w:t xml:space="preserve"> כמה </w:t>
      </w:r>
      <w:r w:rsidR="00F630FD">
        <w:rPr>
          <w:rFonts w:ascii="Calibri" w:hAnsi="Calibri" w:cs="Calibri" w:hint="cs"/>
          <w:rtl/>
        </w:rPr>
        <w:t xml:space="preserve">תמונות יש בכל תיקיה, </w:t>
      </w:r>
      <w:r w:rsidR="00203561">
        <w:rPr>
          <w:rFonts w:ascii="Calibri" w:hAnsi="Calibri" w:cs="Calibri" w:hint="cs"/>
          <w:rtl/>
        </w:rPr>
        <w:t>במידה</w:t>
      </w:r>
      <w:r w:rsidR="00F630FD">
        <w:rPr>
          <w:rFonts w:ascii="Calibri" w:hAnsi="Calibri" w:cs="Calibri" w:hint="cs"/>
          <w:rtl/>
        </w:rPr>
        <w:t xml:space="preserve"> </w:t>
      </w:r>
      <w:r w:rsidR="00203561">
        <w:rPr>
          <w:rFonts w:ascii="Calibri" w:hAnsi="Calibri" w:cs="Calibri" w:hint="cs"/>
          <w:rtl/>
        </w:rPr>
        <w:t>ו</w:t>
      </w:r>
      <w:r w:rsidR="00F630FD">
        <w:rPr>
          <w:rFonts w:ascii="Calibri" w:hAnsi="Calibri" w:cs="Calibri" w:hint="cs"/>
          <w:rtl/>
        </w:rPr>
        <w:t xml:space="preserve">חסר לה כמות תמונות ממה שהגדרנו היא משלימה בעזרת </w:t>
      </w:r>
      <w:r w:rsidR="00F630FD" w:rsidRPr="00F630FD">
        <w:rPr>
          <w:rFonts w:ascii="Calibri" w:hAnsi="Calibri" w:cs="Calibri"/>
        </w:rPr>
        <w:t xml:space="preserve">Data </w:t>
      </w:r>
      <w:r w:rsidR="008E6A01">
        <w:rPr>
          <w:rFonts w:ascii="Calibri" w:hAnsi="Calibri" w:cs="Calibri"/>
        </w:rPr>
        <w:t>A</w:t>
      </w:r>
      <w:r w:rsidR="00F630FD" w:rsidRPr="00F630FD">
        <w:rPr>
          <w:rFonts w:ascii="Calibri" w:hAnsi="Calibri" w:cs="Calibri"/>
        </w:rPr>
        <w:t>ugmentation</w:t>
      </w:r>
      <w:r w:rsidR="00F630FD">
        <w:rPr>
          <w:rFonts w:ascii="Calibri" w:hAnsi="Calibri" w:cs="Calibri" w:hint="cs"/>
          <w:rtl/>
        </w:rPr>
        <w:t xml:space="preserve"> </w:t>
      </w:r>
      <w:r w:rsidR="00653576">
        <w:rPr>
          <w:rFonts w:ascii="Calibri" w:hAnsi="Calibri" w:cs="Calibri" w:hint="cs"/>
          <w:rtl/>
        </w:rPr>
        <w:t>כמות תמונות לת</w:t>
      </w:r>
      <w:r w:rsidR="00BA73A2">
        <w:rPr>
          <w:rFonts w:ascii="Calibri" w:hAnsi="Calibri" w:cs="Calibri" w:hint="cs"/>
          <w:rtl/>
        </w:rPr>
        <w:t>י</w:t>
      </w:r>
      <w:r w:rsidR="00653576">
        <w:rPr>
          <w:rFonts w:ascii="Calibri" w:hAnsi="Calibri" w:cs="Calibri" w:hint="cs"/>
          <w:rtl/>
        </w:rPr>
        <w:t>קיה, ו</w:t>
      </w:r>
      <w:r w:rsidR="00BA73A2">
        <w:rPr>
          <w:rFonts w:ascii="Calibri" w:hAnsi="Calibri" w:cs="Calibri" w:hint="cs"/>
          <w:rtl/>
        </w:rPr>
        <w:t>בכך</w:t>
      </w:r>
      <w:r w:rsidR="00653576">
        <w:rPr>
          <w:rFonts w:ascii="Calibri" w:hAnsi="Calibri" w:cs="Calibri" w:hint="cs"/>
          <w:rtl/>
        </w:rPr>
        <w:t xml:space="preserve"> השלמנו תמונות ואיזנו בין המחלקות </w:t>
      </w:r>
      <w:r w:rsidR="00BA73A2">
        <w:rPr>
          <w:rFonts w:ascii="Calibri" w:hAnsi="Calibri" w:cs="Calibri" w:hint="cs"/>
          <w:rtl/>
        </w:rPr>
        <w:t xml:space="preserve">.כעת </w:t>
      </w:r>
      <w:r w:rsidR="00653576">
        <w:rPr>
          <w:rFonts w:ascii="Calibri" w:hAnsi="Calibri" w:cs="Calibri" w:hint="cs"/>
          <w:rtl/>
        </w:rPr>
        <w:t xml:space="preserve"> יש בכל מחלקה כ3500 תמונות, מה שאומר </w:t>
      </w:r>
      <w:r w:rsidR="00E41592">
        <w:rPr>
          <w:rFonts w:ascii="Calibri" w:hAnsi="Calibri" w:cs="Calibri" w:hint="cs"/>
          <w:rtl/>
        </w:rPr>
        <w:t xml:space="preserve">כ 14,000 תמונות בכל הדאטה סט שלנו לעומת </w:t>
      </w:r>
      <w:r w:rsidR="00580413">
        <w:rPr>
          <w:rFonts w:ascii="Calibri" w:hAnsi="Calibri" w:cs="Calibri" w:hint="cs"/>
          <w:rtl/>
        </w:rPr>
        <w:t>3,264 תמונות מהדאטה סט הקודם</w:t>
      </w:r>
    </w:p>
    <w:p w14:paraId="06C90429" w14:textId="77777777" w:rsidR="00166840" w:rsidRDefault="00166840" w:rsidP="0088372B">
      <w:pPr>
        <w:pStyle w:val="ListParagraph"/>
        <w:ind w:left="360"/>
        <w:rPr>
          <w:rFonts w:ascii="Calibri" w:hAnsi="Calibri" w:cs="Calibri"/>
          <w:rtl/>
        </w:rPr>
      </w:pPr>
    </w:p>
    <w:p w14:paraId="663C24CA" w14:textId="77777777" w:rsidR="008F6D69" w:rsidRDefault="008F6D69" w:rsidP="0088372B">
      <w:pPr>
        <w:pStyle w:val="ListParagraph"/>
        <w:ind w:left="360"/>
        <w:rPr>
          <w:rFonts w:ascii="Calibri" w:hAnsi="Calibri" w:cs="Calibri"/>
          <w:rtl/>
        </w:rPr>
      </w:pPr>
    </w:p>
    <w:p w14:paraId="4F2DEACE" w14:textId="21423790" w:rsidR="00791CE2" w:rsidRPr="003F5B15" w:rsidRDefault="003F5B15" w:rsidP="003F5B15">
      <w:pPr>
        <w:pStyle w:val="ListParagraph"/>
        <w:ind w:left="360"/>
        <w:jc w:val="center"/>
        <w:rPr>
          <w:rFonts w:ascii="Calibri" w:hAnsi="Calibri" w:cs="Calibri"/>
          <w:b/>
          <w:bCs/>
          <w:rtl/>
        </w:rPr>
      </w:pPr>
      <w:r w:rsidRPr="003F5B15">
        <w:rPr>
          <w:rFonts w:ascii="Calibri" w:hAnsi="Calibri" w:cs="Calibri" w:hint="cs"/>
          <w:b/>
          <w:bCs/>
          <w:rtl/>
        </w:rPr>
        <w:t xml:space="preserve">כמות דוגמאות מכל מחלקה </w:t>
      </w:r>
      <w:r w:rsidRPr="003F5B15">
        <w:rPr>
          <w:rFonts w:ascii="Calibri" w:hAnsi="Calibri" w:cs="Calibri"/>
          <w:b/>
          <w:bCs/>
          <w:rtl/>
        </w:rPr>
        <w:t>–</w:t>
      </w:r>
      <w:r w:rsidRPr="003F5B15">
        <w:rPr>
          <w:rFonts w:ascii="Calibri" w:hAnsi="Calibri" w:cs="Calibri" w:hint="cs"/>
          <w:b/>
          <w:bCs/>
          <w:rtl/>
        </w:rPr>
        <w:t xml:space="preserve"> לפני </w:t>
      </w:r>
      <w:r w:rsidR="00826A1D">
        <w:rPr>
          <w:rFonts w:ascii="Calibri" w:hAnsi="Calibri" w:cs="Calibri"/>
          <w:b/>
          <w:bCs/>
        </w:rPr>
        <w:t>D</w:t>
      </w:r>
      <w:r w:rsidRPr="003F5B15">
        <w:rPr>
          <w:rFonts w:ascii="Calibri" w:hAnsi="Calibri" w:cs="Calibri"/>
          <w:b/>
          <w:bCs/>
        </w:rPr>
        <w:t xml:space="preserve">ata </w:t>
      </w:r>
      <w:r w:rsidR="00826A1D">
        <w:rPr>
          <w:rFonts w:ascii="Calibri" w:hAnsi="Calibri" w:cs="Calibri"/>
          <w:b/>
          <w:bCs/>
        </w:rPr>
        <w:t>A</w:t>
      </w:r>
      <w:r w:rsidRPr="003F5B15">
        <w:rPr>
          <w:rFonts w:ascii="Calibri" w:hAnsi="Calibri" w:cs="Calibri"/>
          <w:b/>
          <w:bCs/>
        </w:rPr>
        <w:t>ugmentation</w:t>
      </w:r>
    </w:p>
    <w:p w14:paraId="5D629ED5" w14:textId="70C44850" w:rsidR="00F25C1E" w:rsidRDefault="003F5B15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59" behindDoc="1" locked="0" layoutInCell="1" allowOverlap="1" wp14:anchorId="6F00F1AE" wp14:editId="0D690DDE">
            <wp:simplePos x="0" y="0"/>
            <wp:positionH relativeFrom="column">
              <wp:posOffset>994410</wp:posOffset>
            </wp:positionH>
            <wp:positionV relativeFrom="paragraph">
              <wp:posOffset>23330</wp:posOffset>
            </wp:positionV>
            <wp:extent cx="4622165" cy="2926080"/>
            <wp:effectExtent l="0" t="0" r="6985" b="7620"/>
            <wp:wrapTight wrapText="bothSides">
              <wp:wrapPolygon edited="0">
                <wp:start x="0" y="0"/>
                <wp:lineTo x="0" y="21516"/>
                <wp:lineTo x="21544" y="21516"/>
                <wp:lineTo x="21544" y="0"/>
                <wp:lineTo x="0" y="0"/>
              </wp:wrapPolygon>
            </wp:wrapTight>
            <wp:docPr id="51562076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82241011-4ACE-EA51-500E-5B0111E33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1">
                      <a:extLst>
                        <a:ext uri="{FF2B5EF4-FFF2-40B4-BE49-F238E27FC236}">
                          <a16:creationId xmlns:a16="http://schemas.microsoft.com/office/drawing/2014/main" id="{82241011-4ACE-EA51-500E-5B0111E33DC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31D9C" w14:textId="67F68E6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5528866" w14:textId="16A164DE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00265EA" w14:textId="597B1D4F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69E34414" w14:textId="4856F38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7504111" w14:textId="2FF604F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95E7906" w14:textId="3F100A74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5CA2F24" w14:textId="057DDCBD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995BD99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0B1A3A9" w14:textId="085B6BF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429A420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F130D29" w14:textId="59403184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AD60A09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EF25794" w14:textId="6BB3D57E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EC416AE" w14:textId="0190F35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3695C5B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B4083B9" w14:textId="1BC6B8FD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00E981A" w14:textId="77777777" w:rsidR="000F68FF" w:rsidRDefault="000F68FF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DD91A51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1C8AA45" w14:textId="1315BB38" w:rsidR="00F25C1E" w:rsidRPr="009638C7" w:rsidRDefault="009638C7" w:rsidP="009638C7">
      <w:pPr>
        <w:pStyle w:val="ListParagraph"/>
        <w:ind w:left="360"/>
        <w:jc w:val="center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58260" behindDoc="1" locked="0" layoutInCell="1" allowOverlap="1" wp14:anchorId="1714565B" wp14:editId="43873200">
            <wp:simplePos x="0" y="0"/>
            <wp:positionH relativeFrom="column">
              <wp:posOffset>1140653</wp:posOffset>
            </wp:positionH>
            <wp:positionV relativeFrom="paragraph">
              <wp:posOffset>173990</wp:posOffset>
            </wp:positionV>
            <wp:extent cx="4572000" cy="2863069"/>
            <wp:effectExtent l="0" t="0" r="0" b="0"/>
            <wp:wrapTight wrapText="bothSides">
              <wp:wrapPolygon edited="0">
                <wp:start x="0" y="0"/>
                <wp:lineTo x="0" y="21418"/>
                <wp:lineTo x="21510" y="21418"/>
                <wp:lineTo x="21510" y="0"/>
                <wp:lineTo x="0" y="0"/>
              </wp:wrapPolygon>
            </wp:wrapTight>
            <wp:docPr id="3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9CF8959D-C3AA-65EC-7B08-26AF3E4B6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9CF8959D-C3AA-65EC-7B08-26AF3E4B60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3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B15">
        <w:rPr>
          <w:rFonts w:ascii="Calibri" w:hAnsi="Calibri" w:cs="Calibri" w:hint="cs"/>
          <w:b/>
          <w:bCs/>
          <w:rtl/>
        </w:rPr>
        <w:t xml:space="preserve">כמות דוגמאות מכל מחלקה </w:t>
      </w:r>
      <w:r w:rsidRPr="003F5B15">
        <w:rPr>
          <w:rFonts w:ascii="Calibri" w:hAnsi="Calibri" w:cs="Calibri"/>
          <w:b/>
          <w:bCs/>
          <w:rtl/>
        </w:rPr>
        <w:t>–</w:t>
      </w:r>
      <w:r w:rsidRPr="003F5B15">
        <w:rPr>
          <w:rFonts w:ascii="Calibri" w:hAnsi="Calibri" w:cs="Calibri" w:hint="cs"/>
          <w:b/>
          <w:bCs/>
          <w:rtl/>
        </w:rPr>
        <w:t xml:space="preserve"> </w:t>
      </w:r>
      <w:r>
        <w:rPr>
          <w:rFonts w:ascii="Calibri" w:hAnsi="Calibri" w:cs="Calibri" w:hint="cs"/>
          <w:b/>
          <w:bCs/>
          <w:rtl/>
        </w:rPr>
        <w:t>אחרי</w:t>
      </w:r>
      <w:r w:rsidRPr="003F5B15">
        <w:rPr>
          <w:rFonts w:ascii="Calibri" w:hAnsi="Calibri" w:cs="Calibri" w:hint="cs"/>
          <w:b/>
          <w:bCs/>
          <w:rtl/>
        </w:rPr>
        <w:t xml:space="preserve"> </w:t>
      </w:r>
      <w:r w:rsidR="00BF1CBD">
        <w:rPr>
          <w:rFonts w:ascii="Calibri" w:hAnsi="Calibri" w:cs="Calibri"/>
          <w:b/>
          <w:bCs/>
        </w:rPr>
        <w:t>D</w:t>
      </w:r>
      <w:r w:rsidRPr="003F5B15">
        <w:rPr>
          <w:rFonts w:ascii="Calibri" w:hAnsi="Calibri" w:cs="Calibri"/>
          <w:b/>
          <w:bCs/>
        </w:rPr>
        <w:t xml:space="preserve">ata </w:t>
      </w:r>
      <w:r w:rsidR="00BF1CBD">
        <w:rPr>
          <w:rFonts w:ascii="Calibri" w:hAnsi="Calibri" w:cs="Calibri"/>
          <w:b/>
          <w:bCs/>
        </w:rPr>
        <w:t>A</w:t>
      </w:r>
      <w:r w:rsidRPr="003F5B15">
        <w:rPr>
          <w:rFonts w:ascii="Calibri" w:hAnsi="Calibri" w:cs="Calibri"/>
          <w:b/>
          <w:bCs/>
        </w:rPr>
        <w:t>ugmentation</w:t>
      </w:r>
    </w:p>
    <w:p w14:paraId="055B6500" w14:textId="6D73EB4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BA70239" w14:textId="6603E65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6093046F" w14:textId="503F65A8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02E5A70" w14:textId="3B32E7A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BA2A06C" w14:textId="29340B4A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2943FAF" w14:textId="5F3BA5A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EC41549" w14:textId="24F48F6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EB256CD" w14:textId="7C422B9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3EAA775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2544DD7" w14:textId="057C9B4F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B684264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4ABCF37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1552CE3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6842C08" w14:textId="77777777" w:rsidR="00F25C1E" w:rsidRDefault="00F25C1E" w:rsidP="00FC201A">
      <w:pPr>
        <w:rPr>
          <w:rFonts w:ascii="Calibri" w:hAnsi="Calibri" w:cs="Calibri"/>
          <w:u w:val="single"/>
          <w:rtl/>
        </w:rPr>
      </w:pPr>
    </w:p>
    <w:p w14:paraId="3C66ECFB" w14:textId="77777777" w:rsidR="00F25C1E" w:rsidRPr="00826A1D" w:rsidRDefault="00F25C1E" w:rsidP="00826A1D">
      <w:pPr>
        <w:rPr>
          <w:rFonts w:ascii="Calibri" w:hAnsi="Calibri" w:cs="Calibri"/>
          <w:u w:val="single"/>
          <w:rtl/>
        </w:rPr>
      </w:pPr>
    </w:p>
    <w:p w14:paraId="7386AC5D" w14:textId="3621CCF5" w:rsidR="005A3CB5" w:rsidRPr="00826A1D" w:rsidRDefault="005A3CB5" w:rsidP="005A3CB5">
      <w:pPr>
        <w:rPr>
          <w:rFonts w:ascii="Calibri" w:hAnsi="Calibri" w:cs="Calibri"/>
          <w:rtl/>
        </w:rPr>
      </w:pPr>
      <w:r w:rsidRPr="00826A1D">
        <w:rPr>
          <w:rFonts w:ascii="Calibri" w:hAnsi="Calibri" w:cs="Calibri" w:hint="cs"/>
          <w:rtl/>
        </w:rPr>
        <w:t xml:space="preserve">לאחר מכן חילקנו את המודל ביחס של 20/80 אימון מבחן, וסט האימון שלנו חילקנו 80/20 לאימון </w:t>
      </w:r>
      <w:r w:rsidR="00550B0D" w:rsidRPr="00826A1D">
        <w:rPr>
          <w:rFonts w:ascii="Calibri" w:hAnsi="Calibri" w:cs="Calibri" w:hint="cs"/>
          <w:rtl/>
        </w:rPr>
        <w:t>ו</w:t>
      </w:r>
      <w:r w:rsidR="00550B0D">
        <w:rPr>
          <w:rFonts w:ascii="Calibri" w:hAnsi="Calibri" w:cs="Calibri" w:hint="cs"/>
          <w:rtl/>
        </w:rPr>
        <w:t>ו</w:t>
      </w:r>
      <w:r w:rsidR="00550B0D" w:rsidRPr="00826A1D">
        <w:rPr>
          <w:rFonts w:ascii="Calibri" w:hAnsi="Calibri" w:cs="Calibri" w:hint="cs"/>
          <w:rtl/>
        </w:rPr>
        <w:t>לידציה</w:t>
      </w:r>
      <w:r w:rsidRPr="00826A1D">
        <w:rPr>
          <w:rFonts w:ascii="Calibri" w:hAnsi="Calibri" w:cs="Calibri" w:hint="cs"/>
          <w:rtl/>
        </w:rPr>
        <w:t xml:space="preserve"> ככה שיש לנו :</w:t>
      </w:r>
    </w:p>
    <w:p w14:paraId="5EA2CA5A" w14:textId="14645088" w:rsidR="005A3CB5" w:rsidRPr="00826A1D" w:rsidRDefault="005A3CB5" w:rsidP="005A3CB5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826A1D">
        <w:rPr>
          <w:rFonts w:ascii="Calibri" w:hAnsi="Calibri" w:cs="Calibri" w:hint="cs"/>
          <w:rtl/>
        </w:rPr>
        <w:t>אימון</w:t>
      </w:r>
      <w:r w:rsidR="00543012" w:rsidRPr="00826A1D">
        <w:rPr>
          <w:rFonts w:ascii="Calibri" w:hAnsi="Calibri" w:cs="Calibri" w:hint="cs"/>
          <w:rtl/>
        </w:rPr>
        <w:t xml:space="preserve"> 8960</w:t>
      </w:r>
    </w:p>
    <w:p w14:paraId="4B90A754" w14:textId="67A8D9C0" w:rsidR="005A3CB5" w:rsidRPr="00826A1D" w:rsidRDefault="005A3CB5" w:rsidP="005A3CB5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826A1D">
        <w:rPr>
          <w:rFonts w:ascii="Calibri" w:hAnsi="Calibri" w:cs="Calibri" w:hint="cs"/>
          <w:rtl/>
        </w:rPr>
        <w:t>מבחן</w:t>
      </w:r>
      <w:r w:rsidR="00587B3B" w:rsidRPr="00826A1D">
        <w:rPr>
          <w:rFonts w:ascii="Calibri" w:hAnsi="Calibri" w:cs="Calibri" w:hint="cs"/>
          <w:rtl/>
        </w:rPr>
        <w:t xml:space="preserve"> 2800</w:t>
      </w:r>
    </w:p>
    <w:p w14:paraId="624E5F93" w14:textId="061DB21C" w:rsidR="00950107" w:rsidRPr="00950107" w:rsidRDefault="00550B0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950107">
        <w:rPr>
          <w:rFonts w:ascii="Calibri" w:hAnsi="Calibri" w:cs="Calibri" w:hint="cs"/>
          <w:rtl/>
        </w:rPr>
        <w:t>ולידציה</w:t>
      </w:r>
      <w:r w:rsidR="00587B3B" w:rsidRPr="00950107">
        <w:rPr>
          <w:rFonts w:ascii="Calibri" w:hAnsi="Calibri" w:cs="Calibri" w:hint="cs"/>
          <w:rtl/>
        </w:rPr>
        <w:t xml:space="preserve"> </w:t>
      </w:r>
      <w:r w:rsidR="00502729" w:rsidRPr="00950107">
        <w:rPr>
          <w:rFonts w:ascii="Calibri" w:hAnsi="Calibri" w:cs="Calibri" w:hint="cs"/>
          <w:rtl/>
        </w:rPr>
        <w:t>2240</w:t>
      </w:r>
    </w:p>
    <w:p w14:paraId="400CA6CC" w14:textId="3A2E9447" w:rsidR="00974838" w:rsidRPr="00950107" w:rsidRDefault="00502729" w:rsidP="00950107">
      <w:pPr>
        <w:rPr>
          <w:rFonts w:ascii="Calibri" w:hAnsi="Calibri" w:cs="Calibri"/>
          <w:rtl/>
        </w:rPr>
      </w:pPr>
      <w:r w:rsidRPr="00950107">
        <w:rPr>
          <w:rFonts w:ascii="Calibri" w:hAnsi="Calibri" w:cs="Calibri" w:hint="cs"/>
          <w:rtl/>
        </w:rPr>
        <w:lastRenderedPageBreak/>
        <w:t xml:space="preserve">הכנסו את הדאטה לתוך המודל המקורי שלנו </w:t>
      </w:r>
      <w:r w:rsidRPr="00950107">
        <w:rPr>
          <w:rFonts w:ascii="Calibri" w:hAnsi="Calibri" w:cs="Calibri"/>
        </w:rPr>
        <w:t>EfficientNetB3</w:t>
      </w:r>
      <w:r w:rsidRPr="00950107">
        <w:rPr>
          <w:rFonts w:ascii="Calibri" w:hAnsi="Calibri" w:cs="Calibri" w:hint="cs"/>
          <w:rtl/>
        </w:rPr>
        <w:t xml:space="preserve"> מבלי לשנות אף פרמטר </w:t>
      </w:r>
      <w:r w:rsidR="00837802" w:rsidRPr="00950107">
        <w:rPr>
          <w:rFonts w:ascii="Calibri" w:hAnsi="Calibri" w:cs="Calibri" w:hint="cs"/>
          <w:rtl/>
        </w:rPr>
        <w:t xml:space="preserve">והרצנו אותו עם 50 </w:t>
      </w:r>
      <w:r w:rsidR="00837802" w:rsidRPr="00950107">
        <w:rPr>
          <w:rFonts w:ascii="Calibri" w:hAnsi="Calibri" w:cs="Calibri"/>
        </w:rPr>
        <w:t>Epochs</w:t>
      </w:r>
      <w:r w:rsidR="00837802" w:rsidRPr="00950107">
        <w:rPr>
          <w:rFonts w:ascii="Calibri" w:hAnsi="Calibri" w:cs="Calibri" w:hint="cs"/>
          <w:rtl/>
        </w:rPr>
        <w:t xml:space="preserve"> </w:t>
      </w:r>
      <w:r w:rsidRPr="00950107">
        <w:rPr>
          <w:rFonts w:ascii="Calibri" w:hAnsi="Calibri" w:cs="Calibri" w:hint="cs"/>
          <w:rtl/>
        </w:rPr>
        <w:t xml:space="preserve">ולהלן התוצאות הנפלאות </w:t>
      </w:r>
      <w:r w:rsidR="007B688E">
        <w:rPr>
          <w:rFonts w:ascii="Calibri" w:hAnsi="Calibri" w:cs="Calibri" w:hint="cs"/>
          <w:rtl/>
        </w:rPr>
        <w:t xml:space="preserve">: </w:t>
      </w:r>
    </w:p>
    <w:p w14:paraId="049FC29A" w14:textId="77777777" w:rsidR="00502729" w:rsidRPr="00C42D69" w:rsidRDefault="00502729" w:rsidP="007A2631">
      <w:pPr>
        <w:pStyle w:val="ListParagraph"/>
        <w:ind w:left="360"/>
        <w:rPr>
          <w:rFonts w:ascii="Calibri" w:hAnsi="Calibri" w:cs="Calibri"/>
          <w:rtl/>
        </w:rPr>
      </w:pPr>
    </w:p>
    <w:p w14:paraId="17E542B2" w14:textId="3993F68B" w:rsidR="00502729" w:rsidRPr="00325412" w:rsidRDefault="0073010E" w:rsidP="00325412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  <w:rtl/>
        </w:rPr>
      </w:pPr>
      <w:r w:rsidRPr="00325412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81117B" w:rsidRPr="00325412">
        <w:rPr>
          <w:rFonts w:ascii="Calibri" w:hAnsi="Calibri" w:cs="Calibri" w:hint="cs"/>
          <w:b/>
          <w:bCs/>
          <w:u w:val="single"/>
          <w:rtl/>
        </w:rPr>
        <w:t xml:space="preserve">19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="00325412" w:rsidRPr="00325412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325412" w:rsidRPr="00325412">
        <w:rPr>
          <w:rFonts w:ascii="Calibri" w:hAnsi="Calibri" w:cs="Calibri"/>
          <w:b/>
          <w:bCs/>
          <w:u w:val="single"/>
        </w:rPr>
        <w:t>EfficientNetB3</w:t>
      </w:r>
      <w:r w:rsidR="00325412" w:rsidRPr="00325412">
        <w:rPr>
          <w:rFonts w:ascii="Calibri" w:hAnsi="Calibri" w:cs="Calibri" w:hint="cs"/>
          <w:b/>
          <w:bCs/>
          <w:u w:val="single"/>
          <w:rtl/>
        </w:rPr>
        <w:t xml:space="preserve"> עם מחלקות מאוזנות</w:t>
      </w:r>
    </w:p>
    <w:p w14:paraId="13272B15" w14:textId="1FF009F5" w:rsidR="00502729" w:rsidRDefault="00950107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6" behindDoc="1" locked="0" layoutInCell="1" allowOverlap="1" wp14:anchorId="675432E2" wp14:editId="493AAD36">
            <wp:simplePos x="0" y="0"/>
            <wp:positionH relativeFrom="column">
              <wp:posOffset>474155</wp:posOffset>
            </wp:positionH>
            <wp:positionV relativeFrom="paragraph">
              <wp:posOffset>88339</wp:posOffset>
            </wp:positionV>
            <wp:extent cx="5512991" cy="2651760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14" name="תמונה 13">
              <a:extLst xmlns:a="http://schemas.openxmlformats.org/drawingml/2006/main">
                <a:ext uri="{FF2B5EF4-FFF2-40B4-BE49-F238E27FC236}">
                  <a16:creationId xmlns:a16="http://schemas.microsoft.com/office/drawing/2014/main" id="{53C68120-97FD-F8D6-96D6-4160E51D6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3">
                      <a:extLst>
                        <a:ext uri="{FF2B5EF4-FFF2-40B4-BE49-F238E27FC236}">
                          <a16:creationId xmlns:a16="http://schemas.microsoft.com/office/drawing/2014/main" id="{53C68120-97FD-F8D6-96D6-4160E51D6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99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EF0ED" w14:textId="77777777" w:rsidR="00950107" w:rsidRDefault="00950107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3157AA7" w14:textId="000F1554" w:rsidR="00502729" w:rsidRPr="008976EF" w:rsidRDefault="00950107" w:rsidP="007A2631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 w:rsidR="001C3796" w:rsidRPr="008976EF">
        <w:rPr>
          <w:rFonts w:ascii="Calibri" w:hAnsi="Calibri" w:cs="Calibri" w:hint="cs"/>
          <w:rtl/>
        </w:rPr>
        <w:t xml:space="preserve">כפי שניתן לראות מן הגרף </w:t>
      </w:r>
      <w:r w:rsidR="00026F96" w:rsidRPr="008976EF">
        <w:rPr>
          <w:rFonts w:ascii="Calibri" w:hAnsi="Calibri" w:cs="Calibri" w:hint="cs"/>
          <w:rtl/>
        </w:rPr>
        <w:t xml:space="preserve">אחוז הדיוק עלה משמעותית בצורה מפליאה </w:t>
      </w:r>
      <w:r w:rsidR="00373C4B" w:rsidRPr="008976EF">
        <w:rPr>
          <w:rFonts w:ascii="Calibri" w:hAnsi="Calibri" w:cs="Calibri" w:hint="cs"/>
          <w:rtl/>
        </w:rPr>
        <w:t>וכי הוא מתכנס סביב ה 0.9</w:t>
      </w:r>
      <w:r w:rsidR="00C3602E">
        <w:rPr>
          <w:rFonts w:ascii="Calibri" w:hAnsi="Calibri" w:cs="Calibri" w:hint="cs"/>
          <w:rtl/>
        </w:rPr>
        <w:t>98</w:t>
      </w:r>
      <w:r w:rsidR="00373C4B" w:rsidRPr="008976EF">
        <w:rPr>
          <w:rFonts w:ascii="Calibri" w:hAnsi="Calibri" w:cs="Calibri" w:hint="cs"/>
          <w:rtl/>
        </w:rPr>
        <w:t xml:space="preserve"> </w:t>
      </w:r>
    </w:p>
    <w:p w14:paraId="35B52405" w14:textId="046BAE89" w:rsidR="00502729" w:rsidRDefault="00502729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EEFFD00" w14:textId="6D0B6793" w:rsidR="00502729" w:rsidRPr="00C7254D" w:rsidRDefault="00EC22DE" w:rsidP="00C7254D">
      <w:pPr>
        <w:pStyle w:val="ListParagraph"/>
        <w:ind w:left="360"/>
        <w:rPr>
          <w:rFonts w:ascii="Calibri" w:hAnsi="Calibri" w:cs="Calibri"/>
          <w:u w:val="single"/>
          <w:rtl/>
        </w:rPr>
      </w:pPr>
      <w:r w:rsidRPr="00EC22DE">
        <w:rPr>
          <w:rFonts w:ascii="Calibri" w:hAnsi="Calibri" w:cs="Calibri"/>
          <w:noProof/>
          <w:u w:val="single"/>
          <w:rtl/>
        </w:rPr>
        <w:drawing>
          <wp:inline distT="0" distB="0" distL="0" distR="0" wp14:anchorId="4D4817F0" wp14:editId="7B60CC8A">
            <wp:extent cx="6073417" cy="287248"/>
            <wp:effectExtent l="0" t="0" r="3810" b="0"/>
            <wp:docPr id="2586613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13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00883" cy="2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54D">
        <w:rPr>
          <w:rFonts w:ascii="Calibri" w:hAnsi="Calibri" w:cs="Calibri"/>
          <w:u w:val="single"/>
          <w:rtl/>
        </w:rPr>
        <w:br/>
      </w:r>
    </w:p>
    <w:p w14:paraId="6D319646" w14:textId="24506393" w:rsidR="009910EB" w:rsidRPr="00D9742A" w:rsidRDefault="008976EF" w:rsidP="00D9742A">
      <w:pPr>
        <w:pStyle w:val="ListParagraph"/>
        <w:ind w:left="360"/>
        <w:rPr>
          <w:rFonts w:ascii="Calibri" w:hAnsi="Calibri" w:cs="Calibri"/>
          <w:rtl/>
        </w:rPr>
      </w:pPr>
      <w:r w:rsidRPr="008976EF">
        <w:rPr>
          <w:rFonts w:ascii="Calibri" w:hAnsi="Calibri" w:cs="Calibri" w:hint="cs"/>
          <w:rtl/>
        </w:rPr>
        <w:t xml:space="preserve">אין ספק שזה המודל עם הציון </w:t>
      </w:r>
      <w:r>
        <w:rPr>
          <w:rFonts w:ascii="Calibri" w:hAnsi="Calibri" w:cs="Calibri" w:hint="cs"/>
          <w:rtl/>
        </w:rPr>
        <w:t>הכי גבוה</w:t>
      </w:r>
      <w:r w:rsidR="00193842">
        <w:rPr>
          <w:rFonts w:ascii="Calibri" w:hAnsi="Calibri" w:cs="Calibri"/>
        </w:rPr>
        <w:t xml:space="preserve"> </w:t>
      </w:r>
      <w:r>
        <w:rPr>
          <w:rFonts w:ascii="Calibri" w:hAnsi="Calibri" w:cs="Calibri" w:hint="cs"/>
          <w:rtl/>
        </w:rPr>
        <w:t xml:space="preserve">ולכן </w:t>
      </w:r>
      <w:r w:rsidR="009910EB">
        <w:rPr>
          <w:rFonts w:ascii="Calibri" w:hAnsi="Calibri" w:cs="Calibri" w:hint="cs"/>
          <w:rtl/>
        </w:rPr>
        <w:t>נבדוק עליו את סט המבחן שלנו</w:t>
      </w:r>
      <w:r w:rsidR="001A241B">
        <w:rPr>
          <w:rFonts w:ascii="Calibri" w:hAnsi="Calibri" w:cs="Calibri" w:hint="cs"/>
          <w:rtl/>
        </w:rPr>
        <w:t>:</w:t>
      </w:r>
    </w:p>
    <w:p w14:paraId="66808F02" w14:textId="5EE04228" w:rsidR="00B96E29" w:rsidRPr="00A21AB6" w:rsidRDefault="00C5090C" w:rsidP="007A2631">
      <w:pPr>
        <w:pStyle w:val="ListParagraph"/>
        <w:ind w:left="3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2" behindDoc="1" locked="0" layoutInCell="1" allowOverlap="1" wp14:anchorId="613E2D58" wp14:editId="3D5A6F98">
            <wp:simplePos x="0" y="0"/>
            <wp:positionH relativeFrom="margin">
              <wp:align>center</wp:align>
            </wp:positionH>
            <wp:positionV relativeFrom="paragraph">
              <wp:posOffset>99089</wp:posOffset>
            </wp:positionV>
            <wp:extent cx="2496185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430" y="21294"/>
                <wp:lineTo x="21430" y="0"/>
                <wp:lineTo x="0" y="0"/>
              </wp:wrapPolygon>
            </wp:wrapTight>
            <wp:docPr id="10" name="תמונה 9" descr="תמונה שמכילה טקסט, צילום מסך, גופן, תצוגה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D3C0B09F-83A3-653D-5FC1-347CC08BCE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9" descr="תמונה שמכילה טקסט, צילום מסך, גופן, תצוגה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D3C0B09F-83A3-653D-5FC1-347CC08BCE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86FE1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7458CA03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06FD1D01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52A06164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3FDE635E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232E6058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05581070" w14:textId="77777777" w:rsidR="00AD149C" w:rsidRDefault="00AD149C" w:rsidP="00C3602E">
      <w:pPr>
        <w:pStyle w:val="ListParagraph"/>
        <w:ind w:left="360"/>
        <w:rPr>
          <w:rFonts w:ascii="Calibri" w:hAnsi="Calibri" w:cs="Calibri"/>
          <w:b/>
          <w:bCs/>
          <w:u w:val="single"/>
          <w:rtl/>
        </w:rPr>
      </w:pPr>
    </w:p>
    <w:p w14:paraId="1C245E01" w14:textId="77777777" w:rsidR="00B70640" w:rsidRDefault="00C3602E" w:rsidP="00BF1CBD">
      <w:pPr>
        <w:pStyle w:val="ListParagraph"/>
        <w:ind w:left="360"/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לאחר בדיקה על סט המבחן קיבלנו את התוצאות :</w:t>
      </w:r>
      <w:r>
        <w:rPr>
          <w:rFonts w:ascii="Calibri" w:hAnsi="Calibri" w:cs="Calibri"/>
          <w:rtl/>
        </w:rPr>
        <w:br/>
      </w:r>
      <w:r w:rsidRPr="00D9742A">
        <w:rPr>
          <w:rFonts w:ascii="Calibri" w:hAnsi="Calibri" w:cs="Calibri" w:hint="cs"/>
          <w:b/>
          <w:bCs/>
          <w:rtl/>
        </w:rPr>
        <w:t>דיוק 99.89%</w:t>
      </w:r>
      <w:r w:rsidRPr="00D9742A">
        <w:rPr>
          <w:rFonts w:ascii="Calibri" w:hAnsi="Calibri" w:cs="Calibri"/>
          <w:b/>
          <w:bCs/>
          <w:rtl/>
        </w:rPr>
        <w:br/>
      </w:r>
      <w:r w:rsidRPr="00D9742A">
        <w:rPr>
          <w:rFonts w:ascii="Calibri" w:hAnsi="Calibri" w:cs="Calibri" w:hint="cs"/>
          <w:b/>
          <w:bCs/>
          <w:rtl/>
        </w:rPr>
        <w:t>הפסד 0.0385</w:t>
      </w:r>
    </w:p>
    <w:p w14:paraId="5BB380EB" w14:textId="77777777" w:rsidR="00D9742A" w:rsidRDefault="00D9742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3" behindDoc="1" locked="0" layoutInCell="1" allowOverlap="1" wp14:anchorId="2936AC98" wp14:editId="34331341">
            <wp:simplePos x="0" y="0"/>
            <wp:positionH relativeFrom="column">
              <wp:posOffset>2096921</wp:posOffset>
            </wp:positionH>
            <wp:positionV relativeFrom="paragraph">
              <wp:posOffset>263752</wp:posOffset>
            </wp:positionV>
            <wp:extent cx="4277801" cy="189619"/>
            <wp:effectExtent l="0" t="0" r="0" b="1270"/>
            <wp:wrapTight wrapText="bothSides">
              <wp:wrapPolygon edited="0">
                <wp:start x="0" y="0"/>
                <wp:lineTo x="0" y="19570"/>
                <wp:lineTo x="21452" y="19570"/>
                <wp:lineTo x="21452" y="0"/>
                <wp:lineTo x="0" y="0"/>
              </wp:wrapPolygon>
            </wp:wrapTight>
            <wp:docPr id="12" name="תמונה 11">
              <a:extLst xmlns:a="http://schemas.openxmlformats.org/drawingml/2006/main">
                <a:ext uri="{FF2B5EF4-FFF2-40B4-BE49-F238E27FC236}">
                  <a16:creationId xmlns:a16="http://schemas.microsoft.com/office/drawing/2014/main" id="{A1D62924-9D6A-8689-430E-2A2B548EBA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1">
                      <a:extLst>
                        <a:ext uri="{FF2B5EF4-FFF2-40B4-BE49-F238E27FC236}">
                          <a16:creationId xmlns:a16="http://schemas.microsoft.com/office/drawing/2014/main" id="{A1D62924-9D6A-8689-430E-2A2B548EBA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01" cy="18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640">
        <w:rPr>
          <w:rFonts w:ascii="Calibri" w:hAnsi="Calibri" w:cs="Calibri" w:hint="cs"/>
          <w:rtl/>
        </w:rPr>
        <w:t>זמן לביצוע הערכה :</w:t>
      </w:r>
      <w:r w:rsidR="00B70640">
        <w:rPr>
          <w:rFonts w:ascii="Calibri" w:hAnsi="Calibri" w:cs="Calibri"/>
        </w:rPr>
        <w:t xml:space="preserve"> </w:t>
      </w:r>
      <w:r w:rsidR="00B70640">
        <w:rPr>
          <w:rFonts w:ascii="Calibri" w:hAnsi="Calibri" w:cs="Calibri" w:hint="cs"/>
          <w:rtl/>
        </w:rPr>
        <w:t>8.6 שניות</w:t>
      </w:r>
      <w:r w:rsidR="00C3602E">
        <w:rPr>
          <w:rFonts w:ascii="Calibri" w:hAnsi="Calibri" w:cs="Calibri"/>
          <w:rtl/>
        </w:rPr>
        <w:br/>
      </w:r>
      <w:r w:rsidR="00C3602E">
        <w:rPr>
          <w:rFonts w:ascii="Calibri" w:hAnsi="Calibri" w:cs="Calibri"/>
          <w:rtl/>
        </w:rPr>
        <w:br/>
      </w:r>
      <w:r w:rsidR="00C3602E">
        <w:rPr>
          <w:rFonts w:ascii="Calibri" w:hAnsi="Calibri" w:cs="Calibri"/>
          <w:rtl/>
        </w:rPr>
        <w:br/>
      </w:r>
    </w:p>
    <w:p w14:paraId="408F4D36" w14:textId="73F35837" w:rsidR="009C6464" w:rsidRDefault="00D9742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5" behindDoc="0" locked="0" layoutInCell="1" allowOverlap="1" wp14:anchorId="189972B9" wp14:editId="2D8B44AE">
            <wp:simplePos x="0" y="0"/>
            <wp:positionH relativeFrom="column">
              <wp:posOffset>2114559</wp:posOffset>
            </wp:positionH>
            <wp:positionV relativeFrom="paragraph">
              <wp:posOffset>61121</wp:posOffset>
            </wp:positionV>
            <wp:extent cx="1152525" cy="542925"/>
            <wp:effectExtent l="0" t="0" r="9525" b="9525"/>
            <wp:wrapSquare wrapText="bothSides"/>
            <wp:docPr id="8" name="תמונה 7" descr="תמונה שמכילה טקסט, גופן, כלי, מדריך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908FE43B-7065-7B8F-7F7E-5921CD47E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 descr="תמונה שמכילה טקסט, גופן, כלי, מדריך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908FE43B-7065-7B8F-7F7E-5921CD47E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D01">
        <w:rPr>
          <w:rFonts w:ascii="Calibri" w:hAnsi="Calibri" w:cs="Calibri" w:hint="cs"/>
          <w:rtl/>
        </w:rPr>
        <w:t>בנוסף לדיוק בדקנו גם</w:t>
      </w:r>
      <w:r>
        <w:rPr>
          <w:rFonts w:ascii="Calibri" w:hAnsi="Calibri" w:cs="Calibri" w:hint="cs"/>
          <w:rtl/>
        </w:rPr>
        <w:t xml:space="preserve"> את המדדים הבאים : </w:t>
      </w:r>
    </w:p>
    <w:p w14:paraId="7D0D39F9" w14:textId="77777777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EB28B7B" w14:textId="77777777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59CE00C7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83E69DC" w14:textId="4B497D40" w:rsidR="00C12DF3" w:rsidRDefault="00950107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74" behindDoc="1" locked="0" layoutInCell="1" allowOverlap="1" wp14:anchorId="5CD2D16B" wp14:editId="23888B2A">
            <wp:simplePos x="0" y="0"/>
            <wp:positionH relativeFrom="column">
              <wp:posOffset>1994618</wp:posOffset>
            </wp:positionH>
            <wp:positionV relativeFrom="paragraph">
              <wp:posOffset>213278</wp:posOffset>
            </wp:positionV>
            <wp:extent cx="3432295" cy="3657600"/>
            <wp:effectExtent l="0" t="0" r="0" b="0"/>
            <wp:wrapSquare wrapText="bothSides"/>
            <wp:docPr id="819224797" name="תמונה 1" descr="תמונה שמכילה טקסט, צילום מסך, מלבן, תרשים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12E4B300-5329-2C10-E37C-5812D812AE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4797" name="תמונה 1" descr="תמונה שמכילה טקסט, צילום מסך, מלבן, תרשים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12E4B300-5329-2C10-E37C-5812D812AE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40">
        <w:rPr>
          <w:rFonts w:ascii="Calibri" w:hAnsi="Calibri" w:cs="Calibri" w:hint="cs"/>
          <w:rtl/>
        </w:rPr>
        <w:t xml:space="preserve">ביצענו בדיקה עם </w:t>
      </w:r>
      <w:r w:rsidR="0013319B" w:rsidRPr="0013319B">
        <w:rPr>
          <w:rFonts w:ascii="Calibri" w:hAnsi="Calibri" w:cs="Calibri"/>
        </w:rPr>
        <w:t>confusion matrix</w:t>
      </w:r>
    </w:p>
    <w:p w14:paraId="72A89E66" w14:textId="3FAD6BF3" w:rsidR="00F85E1A" w:rsidRDefault="00950107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</w:p>
    <w:p w14:paraId="28ACE24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1F2136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20C373E1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21A420A2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BD5C99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61B2CBA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82B956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25A0DC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8ABC9C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A1ABB6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4EBF0F8C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99BF041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5AF850F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72D1D98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3BC8F2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D74B65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49DAA14C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76182E72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8BEF5D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8C3A0B7" w14:textId="6D5F4F91" w:rsidR="00F85E1A" w:rsidRDefault="00F85E1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זמן לב</w:t>
      </w:r>
      <w:r w:rsidR="00B533CF">
        <w:rPr>
          <w:rFonts w:ascii="Calibri" w:hAnsi="Calibri" w:cs="Calibri" w:hint="cs"/>
          <w:rtl/>
        </w:rPr>
        <w:t xml:space="preserve">דיקת </w:t>
      </w:r>
      <w:r w:rsidR="00CE188F">
        <w:rPr>
          <w:rFonts w:ascii="Calibri" w:hAnsi="Calibri" w:cs="Calibri" w:hint="cs"/>
          <w:rtl/>
        </w:rPr>
        <w:t>ה</w:t>
      </w:r>
      <w:r w:rsidR="00053926">
        <w:rPr>
          <w:rFonts w:ascii="Calibri" w:hAnsi="Calibri" w:cs="Calibri" w:hint="cs"/>
          <w:rtl/>
        </w:rPr>
        <w:t xml:space="preserve">תוצאות </w:t>
      </w:r>
    </w:p>
    <w:p w14:paraId="55D8FCFD" w14:textId="7C7C6854" w:rsidR="009C6464" w:rsidRDefault="00C12DF3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77A2F2F1" wp14:editId="414F0AAD">
            <wp:extent cx="3448531" cy="238158"/>
            <wp:effectExtent l="0" t="0" r="0" b="9525"/>
            <wp:docPr id="13" name="תמונה 12">
              <a:extLst xmlns:a="http://schemas.openxmlformats.org/drawingml/2006/main">
                <a:ext uri="{FF2B5EF4-FFF2-40B4-BE49-F238E27FC236}">
                  <a16:creationId xmlns:a16="http://schemas.microsoft.com/office/drawing/2014/main" id="{23E2E992-D2D5-5D3D-09C9-412F42A8DE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2">
                      <a:extLst>
                        <a:ext uri="{FF2B5EF4-FFF2-40B4-BE49-F238E27FC236}">
                          <a16:creationId xmlns:a16="http://schemas.microsoft.com/office/drawing/2014/main" id="{23E2E992-D2D5-5D3D-09C9-412F42A8DE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4DD" w14:textId="6AE812DA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C4C2CBD" w14:textId="43C571B7" w:rsidR="00FE5A7B" w:rsidRPr="00A8486A" w:rsidRDefault="00415BCB" w:rsidP="0050328D">
      <w:pPr>
        <w:pStyle w:val="ListParagraph"/>
        <w:ind w:left="360"/>
        <w:rPr>
          <w:rFonts w:ascii="Calibri" w:hAnsi="Calibri" w:cs="Calibri"/>
          <w:rtl/>
        </w:rPr>
      </w:pPr>
      <w:r w:rsidRPr="00A8486A">
        <w:rPr>
          <w:rFonts w:ascii="Calibri" w:hAnsi="Calibri" w:cs="Calibri" w:hint="cs"/>
          <w:rtl/>
        </w:rPr>
        <w:t xml:space="preserve">מהמטריצה למעלה ניתן לראות כי </w:t>
      </w:r>
      <w:r w:rsidR="00FE5A7B" w:rsidRPr="00A8486A">
        <w:rPr>
          <w:rFonts w:ascii="Calibri" w:hAnsi="Calibri" w:cs="Calibri" w:hint="cs"/>
          <w:rtl/>
        </w:rPr>
        <w:t>יש רק 3 תמונות שהמחשב זיהה כסוג גידול שונה מהגידול שהיה בפועל</w:t>
      </w:r>
      <w:r w:rsidR="0050328D" w:rsidRPr="00A8486A">
        <w:rPr>
          <w:rFonts w:ascii="Calibri" w:hAnsi="Calibri" w:cs="Calibri" w:hint="cs"/>
          <w:rtl/>
        </w:rPr>
        <w:t>.</w:t>
      </w:r>
      <w:r w:rsidR="0050328D" w:rsidRPr="00A8486A">
        <w:rPr>
          <w:rFonts w:ascii="Calibri" w:hAnsi="Calibri" w:cs="Calibri"/>
          <w:rtl/>
        </w:rPr>
        <w:br/>
      </w:r>
      <w:r w:rsidR="00FE5A7B" w:rsidRPr="00A8486A">
        <w:rPr>
          <w:rFonts w:ascii="Calibri" w:hAnsi="Calibri" w:cs="Calibri" w:hint="cs"/>
          <w:rtl/>
        </w:rPr>
        <w:t xml:space="preserve">כמו כן ניתן לראות כי לא היו כלל </w:t>
      </w:r>
      <w:r w:rsidR="00012496" w:rsidRPr="00A8486A">
        <w:rPr>
          <w:rFonts w:ascii="Calibri" w:hAnsi="Calibri" w:cs="Calibri" w:hint="cs"/>
          <w:rtl/>
        </w:rPr>
        <w:t xml:space="preserve">הבחנה </w:t>
      </w:r>
      <w:r w:rsidR="004744DD" w:rsidRPr="00A8486A">
        <w:rPr>
          <w:rFonts w:ascii="Calibri" w:hAnsi="Calibri" w:cs="Calibri" w:hint="cs"/>
          <w:rtl/>
        </w:rPr>
        <w:t>של גידול שבפועל לא היה גידול מה שיכול לגרום לטי</w:t>
      </w:r>
      <w:r w:rsidR="00EE7885" w:rsidRPr="00A8486A">
        <w:rPr>
          <w:rFonts w:ascii="Calibri" w:hAnsi="Calibri" w:cs="Calibri" w:hint="cs"/>
          <w:rtl/>
        </w:rPr>
        <w:t>פולי</w:t>
      </w:r>
      <w:r w:rsidR="004744DD" w:rsidRPr="00A8486A">
        <w:rPr>
          <w:rFonts w:ascii="Calibri" w:hAnsi="Calibri" w:cs="Calibri" w:hint="cs"/>
          <w:rtl/>
        </w:rPr>
        <w:t>ם מ</w:t>
      </w:r>
      <w:r w:rsidR="00EE7885" w:rsidRPr="00A8486A">
        <w:rPr>
          <w:rFonts w:ascii="Calibri" w:hAnsi="Calibri" w:cs="Calibri" w:hint="cs"/>
          <w:rtl/>
        </w:rPr>
        <w:t>סוכ</w:t>
      </w:r>
      <w:r w:rsidR="004744DD" w:rsidRPr="00A8486A">
        <w:rPr>
          <w:rFonts w:ascii="Calibri" w:hAnsi="Calibri" w:cs="Calibri" w:hint="cs"/>
          <w:rtl/>
        </w:rPr>
        <w:t>נים, אבל חשוב</w:t>
      </w:r>
      <w:r w:rsidR="00EE7885" w:rsidRPr="00A8486A">
        <w:rPr>
          <w:rFonts w:ascii="Calibri" w:hAnsi="Calibri" w:cs="Calibri" w:hint="cs"/>
          <w:rtl/>
        </w:rPr>
        <w:t xml:space="preserve"> עוד יותר</w:t>
      </w:r>
      <w:r w:rsidR="004744DD" w:rsidRPr="00A8486A">
        <w:rPr>
          <w:rFonts w:ascii="Calibri" w:hAnsi="Calibri" w:cs="Calibri" w:hint="cs"/>
          <w:rtl/>
        </w:rPr>
        <w:t xml:space="preserve"> לא היה הבחנות </w:t>
      </w:r>
      <w:r w:rsidR="00AE57E9" w:rsidRPr="00A8486A">
        <w:rPr>
          <w:rFonts w:ascii="Calibri" w:hAnsi="Calibri" w:cs="Calibri" w:hint="cs"/>
          <w:rtl/>
        </w:rPr>
        <w:t>ש</w:t>
      </w:r>
      <w:r w:rsidR="000A5092" w:rsidRPr="00A8486A">
        <w:rPr>
          <w:rFonts w:ascii="Calibri" w:hAnsi="Calibri" w:cs="Calibri" w:hint="cs"/>
          <w:rtl/>
        </w:rPr>
        <w:t xml:space="preserve">קבעו </w:t>
      </w:r>
      <w:r w:rsidR="00AE57E9" w:rsidRPr="00A8486A">
        <w:rPr>
          <w:rFonts w:ascii="Calibri" w:hAnsi="Calibri" w:cs="Calibri" w:hint="cs"/>
          <w:rtl/>
        </w:rPr>
        <w:t>"לא גידול" לתמונות שהיו בהן גידול</w:t>
      </w:r>
      <w:r w:rsidR="000A5092" w:rsidRPr="00A8486A">
        <w:rPr>
          <w:rFonts w:ascii="Calibri" w:hAnsi="Calibri" w:cs="Calibri" w:hint="cs"/>
          <w:rtl/>
        </w:rPr>
        <w:t xml:space="preserve"> מסוים</w:t>
      </w:r>
      <w:r w:rsidR="00AE57E9" w:rsidRPr="00A8486A">
        <w:rPr>
          <w:rFonts w:ascii="Calibri" w:hAnsi="Calibri" w:cs="Calibri" w:hint="cs"/>
          <w:rtl/>
        </w:rPr>
        <w:t>, מה שיכול להיות מסוכן מאוד וזה הטעות שכולנו רוצים למזער כמה שיותר</w:t>
      </w:r>
      <w:r w:rsidR="00A8486A" w:rsidRPr="00A8486A">
        <w:rPr>
          <w:rFonts w:ascii="Calibri" w:hAnsi="Calibri" w:cs="Calibri" w:hint="cs"/>
          <w:rtl/>
        </w:rPr>
        <w:t>.</w:t>
      </w:r>
    </w:p>
    <w:p w14:paraId="6A3B8CFE" w14:textId="77777777" w:rsidR="00E84D01" w:rsidRDefault="00E84D01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7A3B6862" w14:textId="41F889D9" w:rsidR="00B96E29" w:rsidRPr="00A8486A" w:rsidRDefault="00A8486A" w:rsidP="00A8486A">
      <w:pPr>
        <w:ind w:left="3600"/>
        <w:rPr>
          <w:rFonts w:ascii="Calibri" w:hAnsi="Calibri" w:cs="Calibri"/>
          <w:b/>
          <w:bCs/>
          <w:u w:val="single"/>
          <w:rtl/>
        </w:rPr>
      </w:pPr>
      <w:r w:rsidRPr="00B96E29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1" behindDoc="0" locked="0" layoutInCell="1" allowOverlap="1" wp14:anchorId="2E3306EC" wp14:editId="3D8C38C4">
            <wp:simplePos x="0" y="0"/>
            <wp:positionH relativeFrom="margin">
              <wp:posOffset>1246505</wp:posOffset>
            </wp:positionH>
            <wp:positionV relativeFrom="paragraph">
              <wp:posOffset>285115</wp:posOffset>
            </wp:positionV>
            <wp:extent cx="4482465" cy="3017520"/>
            <wp:effectExtent l="0" t="0" r="0" b="0"/>
            <wp:wrapSquare wrapText="bothSides"/>
            <wp:docPr id="197533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31049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ED" w:rsidRPr="00A8486A">
        <w:rPr>
          <w:rFonts w:ascii="Calibri" w:hAnsi="Calibri" w:cs="Calibri" w:hint="cs"/>
          <w:b/>
          <w:bCs/>
          <w:u w:val="single"/>
          <w:rtl/>
        </w:rPr>
        <w:t>התמונות בהן המודל זיהה נכון ולא נכון:</w:t>
      </w:r>
    </w:p>
    <w:p w14:paraId="609CF26B" w14:textId="5D1677A3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0A85A0B5" w14:textId="3B092B64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2F1D38E8" w14:textId="0DA4E0BD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0A88825" w14:textId="7BE7794D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778731E8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49CD14D4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5FCADB4A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19A74EB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5572B959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4E19D06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654E5752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78C89190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2A33467E" w14:textId="0B98DE86" w:rsidR="000F0BED" w:rsidRPr="00F51B23" w:rsidRDefault="004374E3" w:rsidP="00F51B23">
      <w:pPr>
        <w:ind w:left="1440" w:firstLine="720"/>
        <w:rPr>
          <w:rFonts w:ascii="Calibri" w:hAnsi="Calibri" w:cs="Calibri"/>
          <w:b/>
          <w:bCs/>
          <w:rtl/>
        </w:rPr>
      </w:pPr>
      <w:r w:rsidRPr="00695AD7">
        <w:rPr>
          <w:rFonts w:ascii="Calibri" w:hAnsi="Calibri" w:cs="Calibri" w:hint="cs"/>
          <w:b/>
          <w:bCs/>
          <w:rtl/>
        </w:rPr>
        <w:t xml:space="preserve">ניתן לראות </w:t>
      </w:r>
      <w:r w:rsidR="00EA183B" w:rsidRPr="00695AD7">
        <w:rPr>
          <w:rFonts w:ascii="Calibri" w:hAnsi="Calibri" w:cs="Calibri" w:hint="cs"/>
          <w:b/>
          <w:bCs/>
          <w:rtl/>
        </w:rPr>
        <w:t xml:space="preserve">התאמה בין התמונות שמוצגות פה </w:t>
      </w:r>
      <w:r w:rsidR="0013319B" w:rsidRPr="0013319B">
        <w:rPr>
          <w:rFonts w:ascii="Calibri" w:hAnsi="Calibri" w:cs="Calibri"/>
          <w:b/>
          <w:bCs/>
        </w:rPr>
        <w:t>confusion matrix</w:t>
      </w:r>
      <w:r w:rsidR="00F51B23">
        <w:rPr>
          <w:rFonts w:ascii="Calibri" w:hAnsi="Calibri" w:cs="Calibri" w:hint="cs"/>
          <w:b/>
          <w:bCs/>
          <w:rtl/>
        </w:rPr>
        <w:t>.</w:t>
      </w:r>
    </w:p>
    <w:p w14:paraId="79381420" w14:textId="43BD396F" w:rsidR="002267EB" w:rsidRPr="00C00DD6" w:rsidRDefault="001722BD" w:rsidP="00065CAD">
      <w:pPr>
        <w:pStyle w:val="Heading1"/>
        <w:rPr>
          <w:rFonts w:ascii="Calibri" w:hAnsi="Calibri" w:cs="Calibri"/>
          <w:rtl/>
        </w:rPr>
      </w:pPr>
      <w:r w:rsidRPr="001722BD">
        <w:rPr>
          <w:rFonts w:cs="Arial"/>
          <w:noProof/>
          <w:rtl/>
        </w:rPr>
        <w:lastRenderedPageBreak/>
        <w:drawing>
          <wp:anchor distT="0" distB="0" distL="114300" distR="114300" simplePos="0" relativeHeight="251658289" behindDoc="1" locked="0" layoutInCell="1" allowOverlap="1" wp14:anchorId="7232251B" wp14:editId="6F784F28">
            <wp:simplePos x="0" y="0"/>
            <wp:positionH relativeFrom="column">
              <wp:posOffset>-355126</wp:posOffset>
            </wp:positionH>
            <wp:positionV relativeFrom="paragraph">
              <wp:posOffset>4114800</wp:posOffset>
            </wp:positionV>
            <wp:extent cx="7405370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559" y="21375"/>
                <wp:lineTo x="21559" y="0"/>
                <wp:lineTo x="0" y="0"/>
              </wp:wrapPolygon>
            </wp:wrapTight>
            <wp:docPr id="909741862" name="תמונה 1" descr="תמונה שמכילה טקסט, קו, מספר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1862" name="תמונה 1" descr="תמונה שמכילה טקסט, קו, מספר, צילום מסך&#10;&#10;התיאור נוצר באופן אוטומטי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3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EB" w:rsidRPr="00C00DD6">
        <w:rPr>
          <w:rFonts w:ascii="Calibri" w:hAnsi="Calibri" w:cs="Calibri" w:hint="cs"/>
          <w:rtl/>
        </w:rPr>
        <w:t>להלן תוצאות של סוגי הריצות השונות</w:t>
      </w:r>
    </w:p>
    <w:p w14:paraId="312EA95E" w14:textId="0AE292DC" w:rsidR="002267EB" w:rsidRDefault="001E64F4" w:rsidP="002267EB">
      <w:pPr>
        <w:rPr>
          <w:rtl/>
        </w:rPr>
      </w:pPr>
      <w:r w:rsidRPr="001E64F4">
        <w:rPr>
          <w:rFonts w:cs="Arial"/>
          <w:noProof/>
          <w:rtl/>
        </w:rPr>
        <w:drawing>
          <wp:anchor distT="0" distB="0" distL="114300" distR="114300" simplePos="0" relativeHeight="251658280" behindDoc="1" locked="0" layoutInCell="1" allowOverlap="1" wp14:anchorId="19E60C21" wp14:editId="5BA1BB1F">
            <wp:simplePos x="0" y="0"/>
            <wp:positionH relativeFrom="column">
              <wp:posOffset>-353833</wp:posOffset>
            </wp:positionH>
            <wp:positionV relativeFrom="paragraph">
              <wp:posOffset>154884</wp:posOffset>
            </wp:positionV>
            <wp:extent cx="7399379" cy="3578087"/>
            <wp:effectExtent l="0" t="0" r="0" b="3810"/>
            <wp:wrapTight wrapText="bothSides">
              <wp:wrapPolygon edited="0">
                <wp:start x="0" y="0"/>
                <wp:lineTo x="0" y="21508"/>
                <wp:lineTo x="21522" y="21508"/>
                <wp:lineTo x="21522" y="0"/>
                <wp:lineTo x="0" y="0"/>
              </wp:wrapPolygon>
            </wp:wrapTight>
            <wp:docPr id="2574412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125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379" cy="357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8F0BB" w14:textId="5F65580F" w:rsidR="002267EB" w:rsidRDefault="002267EB" w:rsidP="002267EB">
      <w:pPr>
        <w:rPr>
          <w:rtl/>
        </w:rPr>
      </w:pPr>
    </w:p>
    <w:p w14:paraId="3A887F7E" w14:textId="54053471" w:rsidR="002267EB" w:rsidRDefault="002267EB" w:rsidP="002267EB">
      <w:pPr>
        <w:rPr>
          <w:rtl/>
        </w:rPr>
      </w:pPr>
    </w:p>
    <w:p w14:paraId="24931EC8" w14:textId="77777777" w:rsidR="002267EB" w:rsidRDefault="002267EB" w:rsidP="002267EB">
      <w:pPr>
        <w:rPr>
          <w:rtl/>
        </w:rPr>
      </w:pPr>
    </w:p>
    <w:p w14:paraId="09608A62" w14:textId="77777777" w:rsidR="002267EB" w:rsidRDefault="002267EB" w:rsidP="002267EB">
      <w:pPr>
        <w:rPr>
          <w:rtl/>
        </w:rPr>
      </w:pPr>
    </w:p>
    <w:p w14:paraId="1FAD878F" w14:textId="77777777" w:rsidR="002267EB" w:rsidRDefault="002267EB" w:rsidP="002267EB">
      <w:pPr>
        <w:rPr>
          <w:rtl/>
        </w:rPr>
      </w:pPr>
    </w:p>
    <w:p w14:paraId="3CC05E5B" w14:textId="77777777" w:rsidR="002267EB" w:rsidRDefault="002267EB" w:rsidP="002267EB">
      <w:pPr>
        <w:rPr>
          <w:rtl/>
        </w:rPr>
      </w:pPr>
    </w:p>
    <w:p w14:paraId="3C1C296F" w14:textId="77777777" w:rsidR="002267EB" w:rsidRDefault="002267EB" w:rsidP="002267EB">
      <w:pPr>
        <w:rPr>
          <w:rtl/>
        </w:rPr>
      </w:pPr>
    </w:p>
    <w:p w14:paraId="6967105B" w14:textId="77777777" w:rsidR="002267EB" w:rsidRDefault="002267EB" w:rsidP="002267EB">
      <w:pPr>
        <w:rPr>
          <w:rtl/>
        </w:rPr>
      </w:pPr>
    </w:p>
    <w:p w14:paraId="30EB206D" w14:textId="77777777" w:rsidR="002267EB" w:rsidRDefault="002267EB" w:rsidP="002267EB">
      <w:pPr>
        <w:rPr>
          <w:rtl/>
        </w:rPr>
      </w:pPr>
    </w:p>
    <w:p w14:paraId="280217F7" w14:textId="77777777" w:rsidR="002267EB" w:rsidRDefault="002267EB" w:rsidP="002267EB">
      <w:pPr>
        <w:rPr>
          <w:rtl/>
        </w:rPr>
      </w:pPr>
    </w:p>
    <w:p w14:paraId="7F821828" w14:textId="77777777" w:rsidR="002267EB" w:rsidRDefault="002267EB" w:rsidP="002267EB">
      <w:pPr>
        <w:rPr>
          <w:rtl/>
        </w:rPr>
      </w:pPr>
    </w:p>
    <w:p w14:paraId="5491912E" w14:textId="77777777" w:rsidR="002267EB" w:rsidRDefault="002267EB" w:rsidP="002267EB">
      <w:pPr>
        <w:rPr>
          <w:rtl/>
        </w:rPr>
      </w:pPr>
    </w:p>
    <w:p w14:paraId="6DB16831" w14:textId="77777777" w:rsidR="002267EB" w:rsidRDefault="002267EB" w:rsidP="002267EB">
      <w:pPr>
        <w:rPr>
          <w:rtl/>
        </w:rPr>
      </w:pPr>
    </w:p>
    <w:p w14:paraId="69BE05D6" w14:textId="77777777" w:rsidR="00086F48" w:rsidRDefault="00086F48" w:rsidP="002267EB">
      <w:pPr>
        <w:rPr>
          <w:rtl/>
        </w:rPr>
      </w:pPr>
    </w:p>
    <w:p w14:paraId="34B45E33" w14:textId="77777777" w:rsidR="00086F48" w:rsidRDefault="00086F48" w:rsidP="002267EB">
      <w:pPr>
        <w:rPr>
          <w:rtl/>
        </w:rPr>
      </w:pPr>
    </w:p>
    <w:p w14:paraId="115250C2" w14:textId="77777777" w:rsidR="002267EB" w:rsidRPr="002267EB" w:rsidRDefault="002267EB" w:rsidP="002267EB">
      <w:pPr>
        <w:rPr>
          <w:rtl/>
        </w:rPr>
      </w:pPr>
    </w:p>
    <w:p w14:paraId="561E2336" w14:textId="11976CDD" w:rsidR="00C957BF" w:rsidRDefault="00C957BF" w:rsidP="00065CAD">
      <w:pPr>
        <w:pStyle w:val="Heading1"/>
        <w:rPr>
          <w:rtl/>
        </w:rPr>
      </w:pPr>
      <w:r w:rsidRPr="00CF778A">
        <w:rPr>
          <w:rtl/>
        </w:rPr>
        <w:t>סיכום</w:t>
      </w:r>
      <w:r w:rsidR="00711229">
        <w:rPr>
          <w:rFonts w:hint="cs"/>
          <w:rtl/>
        </w:rPr>
        <w:t xml:space="preserve">, מסקנות ומה למדנו </w:t>
      </w:r>
      <w:r w:rsidRPr="00CF778A">
        <w:rPr>
          <w:rtl/>
        </w:rPr>
        <w:t>:</w:t>
      </w:r>
    </w:p>
    <w:p w14:paraId="725749AE" w14:textId="70F8FDBB" w:rsidR="000338D8" w:rsidRPr="00772732" w:rsidRDefault="008035D8" w:rsidP="00772732">
      <w:pPr>
        <w:pStyle w:val="Heading2"/>
        <w:rPr>
          <w:rtl/>
        </w:rPr>
      </w:pPr>
      <w:r>
        <w:rPr>
          <w:rFonts w:hint="cs"/>
          <w:rtl/>
        </w:rPr>
        <w:t>סיכום</w:t>
      </w:r>
    </w:p>
    <w:p w14:paraId="19B293D8" w14:textId="73753F95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במהלך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הפרויקט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לקחנו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קוד</w:t>
      </w:r>
      <w:r w:rsidRPr="000338D8"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 w:hint="cs"/>
          <w:rtl/>
        </w:rPr>
        <w:t>ש</w:t>
      </w:r>
      <w:r w:rsidRPr="000338D8">
        <w:rPr>
          <w:rFonts w:ascii="Calibri" w:hAnsi="Calibri" w:cs="Calibri" w:hint="cs"/>
          <w:rtl/>
        </w:rPr>
        <w:t>לא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הכרנו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/>
        </w:rPr>
        <w:t>Kaggle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והתחלנו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לחקור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אותו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באופן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אקראי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מבלי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לדעת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באיזה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משתמש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שבו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להשתמש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EfficientNetB3</w:t>
      </w:r>
      <w:r w:rsidRPr="000338D8">
        <w:rPr>
          <w:rFonts w:ascii="Calibri" w:hAnsi="Calibri" w:cs="Calibri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עמוק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וחזק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לזיהוי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שפותח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ידי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גוגל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בדיעבד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התגלה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עוצמתי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גבוהות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מאוד</w:t>
      </w:r>
      <w:r w:rsidRPr="000338D8">
        <w:rPr>
          <w:rFonts w:ascii="Calibri" w:hAnsi="Calibri" w:cs="Calibri"/>
          <w:rtl/>
        </w:rPr>
        <w:t xml:space="preserve">. </w:t>
      </w:r>
    </w:p>
    <w:p w14:paraId="72DE9437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5FE8FE82" w14:textId="51F01170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שקראנו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התחלנו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="005D15D2">
        <w:rPr>
          <w:rFonts w:ascii="Calibri" w:hAnsi="Calibri" w:cs="Calibri" w:hint="cs"/>
          <w:rtl/>
        </w:rPr>
        <w:t>היפר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 w:hint="cs"/>
          <w:rtl/>
        </w:rPr>
        <w:t>פרמטרים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לשפר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הדיוק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ביצענו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מעל</w:t>
      </w:r>
      <w:r w:rsidRPr="000338D8">
        <w:rPr>
          <w:rFonts w:ascii="Calibri" w:hAnsi="Calibri" w:cs="Calibri"/>
          <w:rtl/>
        </w:rPr>
        <w:t xml:space="preserve"> 30 </w:t>
      </w:r>
      <w:r w:rsidRPr="000338D8">
        <w:rPr>
          <w:rFonts w:ascii="Calibri" w:hAnsi="Calibri" w:cs="Calibri" w:hint="cs"/>
          <w:rtl/>
        </w:rPr>
        <w:t>הרצות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ורשמנו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התוצאות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בכל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פעם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שינינו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פרמטר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אחד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בלבד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והתבוננו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כיצד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משפיע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הביצועים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במידה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והייתה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השפעה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חיובית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שמרנו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השינוי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במסמך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זה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כתבנו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רק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השינויים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המשמעותיים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ביותר</w:t>
      </w:r>
      <w:r w:rsidRPr="000338D8">
        <w:rPr>
          <w:rFonts w:ascii="Calibri" w:hAnsi="Calibri" w:cs="Calibri"/>
          <w:rtl/>
        </w:rPr>
        <w:t>.</w:t>
      </w:r>
    </w:p>
    <w:p w14:paraId="0878BD3D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1B0071E1" w14:textId="5B6E83FD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במהלך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החקירה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הדרך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הכין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קצת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מרוב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שראינו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שיש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שתי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דרכים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עיקריות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להכנת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: </w:t>
      </w:r>
      <w:r w:rsidRPr="000338D8">
        <w:rPr>
          <w:rFonts w:ascii="Calibri" w:hAnsi="Calibri" w:cs="Calibri" w:hint="cs"/>
          <w:rtl/>
        </w:rPr>
        <w:t>האחת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לשמור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כנתיב</w:t>
      </w:r>
      <w:r w:rsidRPr="000338D8">
        <w:rPr>
          <w:rFonts w:ascii="Calibri" w:hAnsi="Calibri" w:cs="Calibri"/>
          <w:rtl/>
        </w:rPr>
        <w:t xml:space="preserve"> </w:t>
      </w:r>
      <w:r w:rsidR="00E37EA4">
        <w:rPr>
          <w:rFonts w:ascii="Calibri" w:hAnsi="Calibri" w:cs="Calibri" w:hint="cs"/>
          <w:rtl/>
        </w:rPr>
        <w:t xml:space="preserve">בצורת </w:t>
      </w:r>
      <w:r w:rsidR="00E37EA4">
        <w:rPr>
          <w:rFonts w:ascii="Calibri" w:hAnsi="Calibri" w:cs="Calibri"/>
        </w:rPr>
        <w:t>Data</w:t>
      </w:r>
      <w:r w:rsidR="00772732">
        <w:rPr>
          <w:rFonts w:ascii="Calibri" w:hAnsi="Calibri" w:cs="Calibri"/>
        </w:rPr>
        <w:t>Freme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והשנייה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להציג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אותה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כמטריצה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באמצעות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ספריית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NumPy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בדרך</w:t>
      </w:r>
      <w:r w:rsidRPr="000338D8">
        <w:rPr>
          <w:rFonts w:ascii="Calibri" w:hAnsi="Calibri" w:cs="Calibri"/>
          <w:rtl/>
        </w:rPr>
        <w:t xml:space="preserve"> </w:t>
      </w:r>
      <w:r w:rsidR="00772732">
        <w:rPr>
          <w:rFonts w:ascii="Calibri" w:hAnsi="Calibri" w:cs="Calibri" w:hint="cs"/>
          <w:rtl/>
        </w:rPr>
        <w:t>הראשונה</w:t>
      </w:r>
      <w:r w:rsidRPr="000338D8">
        <w:rPr>
          <w:rFonts w:ascii="Calibri" w:hAnsi="Calibri" w:cs="Calibri"/>
          <w:rtl/>
        </w:rPr>
        <w:t>.</w:t>
      </w:r>
      <w:r w:rsidR="00772732">
        <w:rPr>
          <w:rFonts w:ascii="Calibri" w:hAnsi="Calibri" w:cs="Calibri" w:hint="cs"/>
          <w:rtl/>
        </w:rPr>
        <w:t xml:space="preserve"> בהמשך גילינו כי הדרך השנייה יותר נוחה לעבוד ואפשר להגיע איתה לתוצאות יותר טובות.</w:t>
      </w:r>
    </w:p>
    <w:p w14:paraId="7B1D785C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349F6765" w14:textId="64650F08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שחקרנו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הבסיסי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עברנו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לחקור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נוספים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באמצעות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למידת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העברה</w:t>
      </w:r>
      <w:r w:rsidRPr="000338D8">
        <w:rPr>
          <w:rFonts w:ascii="Calibri" w:hAnsi="Calibri" w:cs="Calibri"/>
          <w:rtl/>
        </w:rPr>
        <w:t xml:space="preserve"> (</w:t>
      </w:r>
      <w:r w:rsidR="00BA1519">
        <w:rPr>
          <w:rFonts w:ascii="Calibri" w:hAnsi="Calibri" w:cs="Calibri"/>
        </w:rPr>
        <w:t>T</w:t>
      </w:r>
      <w:r w:rsidRPr="000338D8">
        <w:rPr>
          <w:rFonts w:ascii="Calibri" w:hAnsi="Calibri" w:cs="Calibri"/>
        </w:rPr>
        <w:t xml:space="preserve">ransfer </w:t>
      </w:r>
      <w:r w:rsidR="00BA1519">
        <w:rPr>
          <w:rFonts w:ascii="Calibri" w:hAnsi="Calibri" w:cs="Calibri"/>
        </w:rPr>
        <w:t>L</w:t>
      </w:r>
      <w:r w:rsidRPr="000338D8">
        <w:rPr>
          <w:rFonts w:ascii="Calibri" w:hAnsi="Calibri" w:cs="Calibri"/>
        </w:rPr>
        <w:t>earning</w:t>
      </w:r>
      <w:r w:rsidRPr="000338D8">
        <w:rPr>
          <w:rFonts w:ascii="Calibri" w:hAnsi="Calibri" w:cs="Calibri"/>
          <w:rtl/>
        </w:rPr>
        <w:t xml:space="preserve">). </w:t>
      </w:r>
      <w:r w:rsidRPr="000338D8">
        <w:rPr>
          <w:rFonts w:ascii="Calibri" w:hAnsi="Calibri" w:cs="Calibri" w:hint="cs"/>
          <w:rtl/>
        </w:rPr>
        <w:t>חקרנו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MobileNetV</w:t>
      </w:r>
      <w:r w:rsidR="00C653B4">
        <w:rPr>
          <w:rFonts w:ascii="Calibri" w:hAnsi="Calibri" w:cs="Calibri"/>
        </w:rPr>
        <w:t>1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/>
        </w:rPr>
        <w:t>VGG16</w:t>
      </w:r>
      <w:r w:rsidRPr="000338D8">
        <w:rPr>
          <w:rFonts w:ascii="Calibri" w:hAnsi="Calibri" w:cs="Calibri"/>
          <w:rtl/>
        </w:rPr>
        <w:t>.</w:t>
      </w:r>
      <w:r w:rsidR="006B1918">
        <w:rPr>
          <w:rFonts w:ascii="Calibri" w:hAnsi="Calibri" w:cs="Calibri" w:hint="cs"/>
          <w:rtl/>
        </w:rPr>
        <w:t xml:space="preserve"> גם איתם לא הגענו לתוצאות מרשימות כמו שציפנו.</w:t>
      </w:r>
    </w:p>
    <w:p w14:paraId="624E5ED6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73992D14" w14:textId="35F771C5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לבסוף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שמנו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היו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מאוזנות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ולכן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ביצענו</w:t>
      </w:r>
      <w:r w:rsidRPr="000338D8">
        <w:rPr>
          <w:rFonts w:ascii="Calibri" w:hAnsi="Calibri" w:cs="Calibri"/>
          <w:rtl/>
        </w:rPr>
        <w:t xml:space="preserve"> </w:t>
      </w:r>
      <w:r w:rsidR="00270C58">
        <w:rPr>
          <w:rFonts w:ascii="Calibri" w:hAnsi="Calibri" w:cs="Calibri"/>
        </w:rPr>
        <w:t>D</w:t>
      </w:r>
      <w:r w:rsidRPr="000338D8">
        <w:rPr>
          <w:rFonts w:ascii="Calibri" w:hAnsi="Calibri" w:cs="Calibri"/>
        </w:rPr>
        <w:t xml:space="preserve">ata </w:t>
      </w:r>
      <w:r w:rsidR="00270C58">
        <w:rPr>
          <w:rFonts w:ascii="Calibri" w:hAnsi="Calibri" w:cs="Calibri"/>
        </w:rPr>
        <w:t>A</w:t>
      </w:r>
      <w:r w:rsidRPr="000338D8">
        <w:rPr>
          <w:rFonts w:ascii="Calibri" w:hAnsi="Calibri" w:cs="Calibri"/>
        </w:rPr>
        <w:t>ugmentation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לפני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עיבוד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התמונות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הגדלנו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משמעותית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סטי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האימון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והמבחן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שלנו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שהגדלנו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סט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לסדר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14,000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 (</w:t>
      </w:r>
      <w:r w:rsidRPr="000338D8">
        <w:rPr>
          <w:rFonts w:ascii="Calibri" w:hAnsi="Calibri" w:cs="Calibri" w:hint="cs"/>
          <w:rtl/>
        </w:rPr>
        <w:t>במקום</w:t>
      </w:r>
      <w:r w:rsidRPr="000338D8">
        <w:rPr>
          <w:rFonts w:ascii="Calibri" w:hAnsi="Calibri" w:cs="Calibri"/>
          <w:rtl/>
        </w:rPr>
        <w:t xml:space="preserve"> 3,200) </w:t>
      </w:r>
      <w:r w:rsidRPr="000338D8">
        <w:rPr>
          <w:rFonts w:ascii="Calibri" w:hAnsi="Calibri" w:cs="Calibri" w:hint="cs"/>
          <w:rtl/>
        </w:rPr>
        <w:t>ואיזנו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שבכל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מחלקה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יש</w:t>
      </w:r>
      <w:r w:rsidRPr="000338D8">
        <w:rPr>
          <w:rFonts w:ascii="Calibri" w:hAnsi="Calibri" w:cs="Calibri"/>
          <w:rtl/>
        </w:rPr>
        <w:t xml:space="preserve"> 3,500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חילקנו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קובץ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ליחס</w:t>
      </w:r>
      <w:r w:rsidRPr="000338D8">
        <w:rPr>
          <w:rFonts w:ascii="Calibri" w:hAnsi="Calibri" w:cs="Calibri"/>
          <w:rtl/>
        </w:rPr>
        <w:t xml:space="preserve"> 80/20 </w:t>
      </w:r>
      <w:r w:rsidRPr="000338D8">
        <w:rPr>
          <w:rFonts w:ascii="Calibri" w:hAnsi="Calibri" w:cs="Calibri" w:hint="cs"/>
          <w:rtl/>
        </w:rPr>
        <w:t>והרצנו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המודלים</w:t>
      </w:r>
      <w:r w:rsidRPr="000338D8">
        <w:rPr>
          <w:rFonts w:ascii="Calibri" w:hAnsi="Calibri" w:cs="Calibri"/>
          <w:rtl/>
        </w:rPr>
        <w:t>.</w:t>
      </w:r>
    </w:p>
    <w:p w14:paraId="391B29D0" w14:textId="77777777" w:rsid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התוצאות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דיברו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בעד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עצמן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יכולנו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לראות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עוצמתו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EfficientNetB3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הגענו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דיוק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99.8%.</w:t>
      </w:r>
    </w:p>
    <w:p w14:paraId="266248D0" w14:textId="77777777" w:rsidR="00772732" w:rsidRPr="000338D8" w:rsidRDefault="00772732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621FD5CB" w14:textId="1FAD4371" w:rsidR="000338D8" w:rsidRPr="000338D8" w:rsidRDefault="00772732" w:rsidP="00772732">
      <w:pPr>
        <w:pStyle w:val="Heading2"/>
        <w:rPr>
          <w:rtl/>
        </w:rPr>
      </w:pPr>
      <w:r>
        <w:rPr>
          <w:rFonts w:hint="cs"/>
          <w:rtl/>
        </w:rPr>
        <w:t>מסקנות ודברים שלמדנו</w:t>
      </w:r>
    </w:p>
    <w:p w14:paraId="6126E2D0" w14:textId="7E946051" w:rsidR="000338D8" w:rsidRP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לעבוד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Kaggle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מגוון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קבצי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נתונים</w:t>
      </w:r>
    </w:p>
    <w:p w14:paraId="2BD82001" w14:textId="1F78160B" w:rsidR="000338D8" w:rsidRP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לקרוא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קודים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שאנשים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אחרים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כתבו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גם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ממה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בכיתה</w:t>
      </w:r>
    </w:p>
    <w:p w14:paraId="1D50830F" w14:textId="5CF26136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למודלים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מורכבים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ועמוקים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צורך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בכמות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גדולה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אימון</w:t>
      </w:r>
      <w:r w:rsidRPr="000338D8">
        <w:rPr>
          <w:rFonts w:ascii="Calibri" w:hAnsi="Calibri" w:cs="Calibri"/>
          <w:rtl/>
        </w:rPr>
        <w:t xml:space="preserve"> (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) </w:t>
      </w:r>
      <w:r w:rsidRPr="000338D8">
        <w:rPr>
          <w:rFonts w:ascii="Calibri" w:hAnsi="Calibri" w:cs="Calibri" w:hint="cs"/>
          <w:rtl/>
        </w:rPr>
        <w:t>כדי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להגיע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לביצועים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מיטביים</w:t>
      </w:r>
    </w:p>
    <w:p w14:paraId="73E7F5B6" w14:textId="1FDD257D" w:rsidR="00EF76A9" w:rsidRPr="000338D8" w:rsidRDefault="00EF76A9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שיטות שונות לשלב עיבוד הנתונים לפני הכנסת המודל</w:t>
      </w:r>
    </w:p>
    <w:p w14:paraId="34C08EDF" w14:textId="59883DD1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חשיבות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האיזון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בקבוצת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למנוע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הטיה</w:t>
      </w:r>
    </w:p>
    <w:p w14:paraId="5BCBB511" w14:textId="3D98A85B" w:rsidR="00EF76A9" w:rsidRPr="000338D8" w:rsidRDefault="00EF76A9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על מנת להכניס תמונה חדשה לבחינת תוצאת המודל יש ל</w:t>
      </w:r>
      <w:r w:rsidR="008E5170">
        <w:rPr>
          <w:rFonts w:ascii="Calibri" w:hAnsi="Calibri" w:cs="Calibri" w:hint="cs"/>
          <w:rtl/>
        </w:rPr>
        <w:t>ה</w:t>
      </w:r>
      <w:r>
        <w:rPr>
          <w:rFonts w:ascii="Calibri" w:hAnsi="Calibri" w:cs="Calibri" w:hint="cs"/>
          <w:rtl/>
        </w:rPr>
        <w:t>עביר א</w:t>
      </w:r>
      <w:r w:rsidR="006642E7">
        <w:rPr>
          <w:rFonts w:ascii="Calibri" w:hAnsi="Calibri" w:cs="Calibri" w:hint="cs"/>
          <w:rtl/>
        </w:rPr>
        <w:t>ו</w:t>
      </w:r>
      <w:r>
        <w:rPr>
          <w:rFonts w:ascii="Calibri" w:hAnsi="Calibri" w:cs="Calibri" w:hint="cs"/>
          <w:rtl/>
        </w:rPr>
        <w:t>תה כל תהליך עיבוד הנתונים מהתחלה</w:t>
      </w:r>
    </w:p>
    <w:p w14:paraId="5A35D23C" w14:textId="5AB855AA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יתרונות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וחסרונות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טכניקות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להצגת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תמונה</w:t>
      </w:r>
    </w:p>
    <w:p w14:paraId="08EB7F13" w14:textId="77777777" w:rsidR="00EF76A9" w:rsidRPr="000338D8" w:rsidRDefault="00EF76A9" w:rsidP="00EF76A9">
      <w:pPr>
        <w:pStyle w:val="ListParagraph"/>
        <w:rPr>
          <w:rFonts w:ascii="Calibri" w:hAnsi="Calibri" w:cs="Calibri"/>
          <w:rtl/>
        </w:rPr>
      </w:pPr>
    </w:p>
    <w:p w14:paraId="5DCF1DBD" w14:textId="77777777" w:rsidR="000338D8" w:rsidRPr="001722BD" w:rsidRDefault="000338D8" w:rsidP="001722BD">
      <w:pPr>
        <w:pStyle w:val="ListParagraph"/>
        <w:ind w:left="0"/>
        <w:rPr>
          <w:rFonts w:ascii="Calibri" w:hAnsi="Calibri" w:cs="Calibri"/>
          <w:sz w:val="28"/>
          <w:szCs w:val="28"/>
          <w:rtl/>
        </w:rPr>
      </w:pPr>
    </w:p>
    <w:p w14:paraId="0E038557" w14:textId="1945FA51" w:rsidR="00263958" w:rsidRPr="001722BD" w:rsidRDefault="00263958" w:rsidP="001722BD">
      <w:pPr>
        <w:pStyle w:val="ListParagraph"/>
        <w:ind w:left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הפרויקט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חשף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אותנו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לאתגרים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חדשים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ולמדנו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כיצד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להתמודד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עם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קושי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ופערי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ידע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באמצעות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חקר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עצמי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ולמידה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ממקורות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שונים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באינטרנט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>.</w:t>
      </w:r>
    </w:p>
    <w:p w14:paraId="7814CAB0" w14:textId="77777777" w:rsidR="00E15476" w:rsidRDefault="00E15476" w:rsidP="00065CAD">
      <w:pPr>
        <w:pStyle w:val="Heading1"/>
        <w:rPr>
          <w:rtl/>
        </w:rPr>
      </w:pPr>
    </w:p>
    <w:p w14:paraId="202C5C2B" w14:textId="77777777" w:rsidR="00E15476" w:rsidRDefault="00E15476" w:rsidP="00065CAD">
      <w:pPr>
        <w:pStyle w:val="Heading1"/>
        <w:rPr>
          <w:rtl/>
        </w:rPr>
      </w:pPr>
    </w:p>
    <w:p w14:paraId="5F6562C9" w14:textId="77777777" w:rsidR="00E15476" w:rsidRDefault="00E15476" w:rsidP="00E15476">
      <w:pPr>
        <w:rPr>
          <w:rtl/>
        </w:rPr>
      </w:pPr>
    </w:p>
    <w:p w14:paraId="3B28B597" w14:textId="77777777" w:rsidR="00E15476" w:rsidRDefault="00E15476" w:rsidP="00E15476">
      <w:pPr>
        <w:rPr>
          <w:rtl/>
        </w:rPr>
      </w:pPr>
    </w:p>
    <w:p w14:paraId="471FA8F0" w14:textId="77777777" w:rsidR="00E15476" w:rsidRDefault="00E15476" w:rsidP="00E15476">
      <w:pPr>
        <w:rPr>
          <w:rtl/>
        </w:rPr>
      </w:pPr>
    </w:p>
    <w:p w14:paraId="4BA11CF8" w14:textId="77777777" w:rsidR="00E15476" w:rsidRPr="00E15476" w:rsidRDefault="00E15476" w:rsidP="00E15476">
      <w:pPr>
        <w:rPr>
          <w:rtl/>
        </w:rPr>
      </w:pPr>
    </w:p>
    <w:p w14:paraId="2F053D57" w14:textId="78695B47" w:rsidR="00C957BF" w:rsidRDefault="00C957BF" w:rsidP="00065CAD">
      <w:pPr>
        <w:pStyle w:val="Heading1"/>
        <w:rPr>
          <w:rtl/>
        </w:rPr>
      </w:pPr>
      <w:r w:rsidRPr="00CF778A">
        <w:rPr>
          <w:rtl/>
        </w:rPr>
        <w:t>נספחים:</w:t>
      </w:r>
    </w:p>
    <w:p w14:paraId="0C2A9309" w14:textId="35F15C70" w:rsidR="00ED297B" w:rsidRPr="00ED297B" w:rsidRDefault="00ED297B" w:rsidP="00ED297B">
      <w:pPr>
        <w:rPr>
          <w:rFonts w:ascii="Calibri" w:hAnsi="Calibri" w:cs="Calibri"/>
          <w:u w:val="single"/>
          <w:rtl/>
        </w:rPr>
      </w:pPr>
      <w:r w:rsidRPr="00ED297B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81" behindDoc="1" locked="0" layoutInCell="1" allowOverlap="1" wp14:anchorId="55038F73" wp14:editId="546A2258">
            <wp:simplePos x="0" y="0"/>
            <wp:positionH relativeFrom="column">
              <wp:posOffset>-6350</wp:posOffset>
            </wp:positionH>
            <wp:positionV relativeFrom="paragraph">
              <wp:posOffset>346075</wp:posOffset>
            </wp:positionV>
            <wp:extent cx="6335395" cy="5205730"/>
            <wp:effectExtent l="0" t="0" r="8255" b="0"/>
            <wp:wrapTight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ight>
            <wp:docPr id="1114281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1577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7B">
        <w:rPr>
          <w:rFonts w:ascii="Calibri" w:hAnsi="Calibri" w:cs="Calibri"/>
          <w:u w:val="single"/>
          <w:rtl/>
        </w:rPr>
        <w:t>סקריפט של הקוד הטוב ביותר</w:t>
      </w:r>
    </w:p>
    <w:p w14:paraId="4207BBB0" w14:textId="52A68A3C" w:rsidR="00F168F8" w:rsidRDefault="00F168F8" w:rsidP="00F168F8">
      <w:pPr>
        <w:rPr>
          <w:rtl/>
        </w:rPr>
      </w:pPr>
    </w:p>
    <w:p w14:paraId="6DD7B27F" w14:textId="77777777" w:rsidR="007C54A4" w:rsidRDefault="007C54A4" w:rsidP="00F168F8">
      <w:pPr>
        <w:rPr>
          <w:rtl/>
        </w:rPr>
      </w:pPr>
    </w:p>
    <w:p w14:paraId="00F0EDF2" w14:textId="76298C0A" w:rsidR="007C54A4" w:rsidRPr="001420F1" w:rsidRDefault="001420F1" w:rsidP="00F168F8">
      <w:pPr>
        <w:rPr>
          <w:rFonts w:ascii="Calibri" w:hAnsi="Calibri" w:cs="Calibri"/>
          <w:u w:val="single"/>
          <w:rtl/>
        </w:rPr>
      </w:pPr>
      <w:r w:rsidRPr="001420F1">
        <w:rPr>
          <w:rFonts w:ascii="Calibri" w:hAnsi="Calibri" w:cs="Calibri"/>
          <w:u w:val="single"/>
          <w:rtl/>
        </w:rPr>
        <w:t>ארכיטקטורת המודל</w:t>
      </w:r>
    </w:p>
    <w:p w14:paraId="30C3B1B7" w14:textId="440E8FC0" w:rsidR="007C54A4" w:rsidRDefault="001420F1" w:rsidP="00F168F8">
      <w:pPr>
        <w:rPr>
          <w:rtl/>
        </w:rPr>
      </w:pPr>
      <w:r w:rsidRPr="005274D2">
        <w:rPr>
          <w:rFonts w:cs="Arial"/>
          <w:noProof/>
          <w:rtl/>
        </w:rPr>
        <w:drawing>
          <wp:anchor distT="0" distB="0" distL="114300" distR="114300" simplePos="0" relativeHeight="251658284" behindDoc="1" locked="0" layoutInCell="1" allowOverlap="1" wp14:anchorId="2A74FA82" wp14:editId="13749BC5">
            <wp:simplePos x="0" y="0"/>
            <wp:positionH relativeFrom="margin">
              <wp:posOffset>1795211</wp:posOffset>
            </wp:positionH>
            <wp:positionV relativeFrom="paragraph">
              <wp:posOffset>3398</wp:posOffset>
            </wp:positionV>
            <wp:extent cx="3514725" cy="2566035"/>
            <wp:effectExtent l="0" t="0" r="9525" b="5715"/>
            <wp:wrapSquare wrapText="bothSides"/>
            <wp:docPr id="202034202" name="תמונה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202" name="תמונה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A3D07" w14:textId="77777777" w:rsidR="007C54A4" w:rsidRDefault="007C54A4" w:rsidP="00F168F8">
      <w:pPr>
        <w:rPr>
          <w:rtl/>
        </w:rPr>
      </w:pPr>
    </w:p>
    <w:p w14:paraId="58FC54B7" w14:textId="77777777" w:rsidR="007C54A4" w:rsidRDefault="007C54A4" w:rsidP="00F168F8">
      <w:pPr>
        <w:rPr>
          <w:rtl/>
        </w:rPr>
      </w:pPr>
    </w:p>
    <w:p w14:paraId="4BB889FD" w14:textId="77777777" w:rsidR="007C54A4" w:rsidRDefault="007C54A4" w:rsidP="00F168F8">
      <w:pPr>
        <w:rPr>
          <w:rtl/>
        </w:rPr>
      </w:pPr>
    </w:p>
    <w:p w14:paraId="6EEDEFE6" w14:textId="77777777" w:rsidR="007C54A4" w:rsidRDefault="007C54A4" w:rsidP="00F168F8">
      <w:pPr>
        <w:rPr>
          <w:rtl/>
        </w:rPr>
      </w:pPr>
    </w:p>
    <w:p w14:paraId="1AE58B4C" w14:textId="77777777" w:rsidR="007C54A4" w:rsidRDefault="007C54A4" w:rsidP="00F168F8">
      <w:pPr>
        <w:rPr>
          <w:rtl/>
        </w:rPr>
      </w:pPr>
    </w:p>
    <w:p w14:paraId="55830894" w14:textId="77777777" w:rsidR="007C54A4" w:rsidRDefault="007C54A4" w:rsidP="00F168F8">
      <w:pPr>
        <w:rPr>
          <w:rtl/>
        </w:rPr>
      </w:pPr>
    </w:p>
    <w:p w14:paraId="05E6F9FF" w14:textId="77777777" w:rsidR="007C54A4" w:rsidRDefault="007C54A4" w:rsidP="00F168F8">
      <w:pPr>
        <w:rPr>
          <w:rtl/>
        </w:rPr>
      </w:pPr>
    </w:p>
    <w:p w14:paraId="7C019B9E" w14:textId="77777777" w:rsidR="007C54A4" w:rsidRDefault="007C54A4" w:rsidP="00F168F8">
      <w:pPr>
        <w:rPr>
          <w:rtl/>
        </w:rPr>
      </w:pPr>
    </w:p>
    <w:p w14:paraId="17445AD2" w14:textId="77777777" w:rsidR="007C54A4" w:rsidRDefault="007C54A4" w:rsidP="00F168F8">
      <w:pPr>
        <w:rPr>
          <w:rtl/>
        </w:rPr>
      </w:pPr>
    </w:p>
    <w:p w14:paraId="6B9A4404" w14:textId="77777777" w:rsidR="007C54A4" w:rsidRDefault="007C54A4" w:rsidP="00F168F8">
      <w:pPr>
        <w:rPr>
          <w:rtl/>
        </w:rPr>
      </w:pPr>
    </w:p>
    <w:p w14:paraId="0F2BA2D9" w14:textId="72D65F53" w:rsidR="007C54A4" w:rsidRPr="00D47F09" w:rsidRDefault="00D47F09" w:rsidP="00F168F8">
      <w:pPr>
        <w:rPr>
          <w:rFonts w:ascii="Calibri" w:hAnsi="Calibri" w:cs="Calibri"/>
          <w:u w:val="single"/>
          <w:rtl/>
        </w:rPr>
      </w:pPr>
      <w:r w:rsidRPr="00D47F09">
        <w:rPr>
          <w:rFonts w:ascii="Calibri" w:hAnsi="Calibri" w:cs="Calibri"/>
          <w:u w:val="single"/>
          <w:rtl/>
        </w:rPr>
        <w:t>סקריפט</w:t>
      </w:r>
      <w:r w:rsidR="007A7BB2">
        <w:rPr>
          <w:rFonts w:ascii="Calibri" w:hAnsi="Calibri" w:cs="Calibri" w:hint="cs"/>
          <w:u w:val="single"/>
          <w:rtl/>
        </w:rPr>
        <w:t>ים</w:t>
      </w:r>
      <w:r w:rsidRPr="00D47F09">
        <w:rPr>
          <w:rFonts w:ascii="Calibri" w:hAnsi="Calibri" w:cs="Calibri"/>
          <w:u w:val="single"/>
          <w:rtl/>
        </w:rPr>
        <w:t xml:space="preserve"> של </w:t>
      </w:r>
      <w:r w:rsidRPr="00D47F09">
        <w:rPr>
          <w:rFonts w:ascii="Calibri" w:hAnsi="Calibri" w:cs="Calibri"/>
          <w:u w:val="single"/>
        </w:rPr>
        <w:t>Data Augmentation</w:t>
      </w:r>
    </w:p>
    <w:p w14:paraId="007622D5" w14:textId="5FE40DC4" w:rsidR="00EF6E31" w:rsidRDefault="007A7BB2" w:rsidP="00F168F8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83" behindDoc="0" locked="0" layoutInCell="1" allowOverlap="1" wp14:anchorId="1D0D6CE8" wp14:editId="4C9F57DD">
            <wp:simplePos x="0" y="0"/>
            <wp:positionH relativeFrom="margin">
              <wp:posOffset>1160302</wp:posOffset>
            </wp:positionH>
            <wp:positionV relativeFrom="paragraph">
              <wp:posOffset>36509</wp:posOffset>
            </wp:positionV>
            <wp:extent cx="5455920" cy="5711825"/>
            <wp:effectExtent l="0" t="0" r="0" b="3175"/>
            <wp:wrapSquare wrapText="bothSides"/>
            <wp:docPr id="1534936192" name="תמונה 1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36192" name="תמונה 1" descr="תמונה שמכילה טקסט, צילום מסך, מסמך, גופן&#10;&#10;התיאור נוצר באופן אוטומטי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5ACA" w14:textId="1CC6B6DC" w:rsidR="00EF6E31" w:rsidRDefault="00EF6E31" w:rsidP="00F168F8">
      <w:pPr>
        <w:rPr>
          <w:noProof/>
          <w:rtl/>
        </w:rPr>
      </w:pPr>
    </w:p>
    <w:p w14:paraId="71C38A9D" w14:textId="7959E993" w:rsidR="00EF6E31" w:rsidRDefault="00EF6E31" w:rsidP="00F168F8">
      <w:pPr>
        <w:rPr>
          <w:noProof/>
          <w:rtl/>
        </w:rPr>
      </w:pPr>
    </w:p>
    <w:p w14:paraId="067B559B" w14:textId="77777777" w:rsidR="00EF6E31" w:rsidRDefault="00EF6E31" w:rsidP="00F168F8">
      <w:pPr>
        <w:rPr>
          <w:noProof/>
          <w:rtl/>
        </w:rPr>
      </w:pPr>
    </w:p>
    <w:p w14:paraId="5D4A37B0" w14:textId="0284B710" w:rsidR="00EF6E31" w:rsidRDefault="00EF6E31" w:rsidP="00F168F8">
      <w:pPr>
        <w:rPr>
          <w:noProof/>
          <w:rtl/>
        </w:rPr>
      </w:pPr>
    </w:p>
    <w:p w14:paraId="21844B97" w14:textId="2152AC70" w:rsidR="00EF6E31" w:rsidRPr="00D47F09" w:rsidRDefault="00EF6E31" w:rsidP="00F168F8">
      <w:pPr>
        <w:rPr>
          <w:rFonts w:ascii="Calibri" w:hAnsi="Calibri" w:cs="Calibri"/>
          <w:u w:val="single"/>
          <w:rtl/>
        </w:rPr>
      </w:pPr>
    </w:p>
    <w:p w14:paraId="5B29C12C" w14:textId="49DCA7CD" w:rsidR="00F168F8" w:rsidRDefault="00F168F8" w:rsidP="00F168F8">
      <w:pPr>
        <w:rPr>
          <w:rtl/>
        </w:rPr>
      </w:pPr>
    </w:p>
    <w:p w14:paraId="0C412679" w14:textId="0BBA488D" w:rsidR="00F168F8" w:rsidRDefault="00F168F8" w:rsidP="00F168F8">
      <w:pPr>
        <w:rPr>
          <w:rtl/>
        </w:rPr>
      </w:pPr>
    </w:p>
    <w:p w14:paraId="3E089A5A" w14:textId="486BA069" w:rsidR="00F168F8" w:rsidRDefault="00F168F8" w:rsidP="00F168F8">
      <w:pPr>
        <w:rPr>
          <w:rtl/>
        </w:rPr>
      </w:pPr>
    </w:p>
    <w:p w14:paraId="389D2209" w14:textId="034603D4" w:rsidR="0082516A" w:rsidRDefault="0082516A" w:rsidP="00F168F8">
      <w:pPr>
        <w:rPr>
          <w:rtl/>
        </w:rPr>
      </w:pPr>
    </w:p>
    <w:p w14:paraId="5E33FD9E" w14:textId="1B151FDB" w:rsidR="0082516A" w:rsidRDefault="0082516A" w:rsidP="00F168F8">
      <w:pPr>
        <w:rPr>
          <w:rtl/>
        </w:rPr>
      </w:pPr>
    </w:p>
    <w:p w14:paraId="06EB0EC0" w14:textId="0928CCE2" w:rsidR="005274D2" w:rsidRDefault="005274D2" w:rsidP="008251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C454722" w14:textId="44296F76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54B7D5A3" w14:textId="5C01881E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2B52C960" w14:textId="6866726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620B4C3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4687408" w14:textId="61EB7BD4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DDF2FB1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789EC0D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12072B8" w14:textId="45555EC8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54DC6CD4" w14:textId="3FE5431D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AA6B51B" w14:textId="71056622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675CEA14" w14:textId="0B59DA80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23DAA8A9" w14:textId="20549494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AF1432B" w14:textId="1FF226EC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7BF75649" w14:textId="62ED3BF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7F7DA4E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690AF5E" w14:textId="54EC1BB5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F1E59D1" w14:textId="1BEA348A" w:rsidR="006550BB" w:rsidRDefault="006550BB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329D304" w14:textId="1D1A0CC7" w:rsidR="006550BB" w:rsidRDefault="00280585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  <w:r w:rsidRPr="00F168F8">
        <w:rPr>
          <w:rFonts w:cs="Arial"/>
          <w:noProof/>
          <w:rtl/>
        </w:rPr>
        <w:drawing>
          <wp:anchor distT="0" distB="0" distL="114300" distR="114300" simplePos="0" relativeHeight="251658282" behindDoc="0" locked="0" layoutInCell="1" allowOverlap="1" wp14:anchorId="2819DA47" wp14:editId="0801EF10">
            <wp:simplePos x="0" y="0"/>
            <wp:positionH relativeFrom="margin">
              <wp:posOffset>754397</wp:posOffset>
            </wp:positionH>
            <wp:positionV relativeFrom="paragraph">
              <wp:posOffset>23033</wp:posOffset>
            </wp:positionV>
            <wp:extent cx="5913755" cy="1678940"/>
            <wp:effectExtent l="0" t="0" r="0" b="0"/>
            <wp:wrapSquare wrapText="bothSides"/>
            <wp:docPr id="10832471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712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A29E5" w14:textId="7B5FA952" w:rsidR="006550BB" w:rsidRDefault="006550BB" w:rsidP="005B5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14:paraId="205B4FAD" w14:textId="721D57C0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D614218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00B757B" w14:textId="38DEF7AA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194021D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1DDAB788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688EE86" w14:textId="672D1390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8082CEE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AFB8E3C" w14:textId="7DD7CDCC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0F6A039" w14:textId="3A02B79B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6E14565" w14:textId="6E35E53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782B0FB7" w14:textId="51E17E00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36265216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0DB1F0D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0753BAFC" w14:textId="351A47C6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17DC3F5" w14:textId="0DC28DFB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7A43DDE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3506F277" w14:textId="5AF65BB8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3BD5FAD" w14:textId="1D832BAC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B849ED1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AFE3C4C" w14:textId="77777777" w:rsidR="005E26AB" w:rsidRDefault="005E26AB" w:rsidP="005E26AB">
      <w:pPr>
        <w:bidi w:val="0"/>
        <w:jc w:val="right"/>
        <w:rPr>
          <w:rtl/>
        </w:rPr>
      </w:pPr>
      <w:r>
        <w:rPr>
          <w:rFonts w:hint="cs"/>
          <w:rtl/>
        </w:rPr>
        <w:t>קריאה תמונות ושמירה בדאטה פריים:</w:t>
      </w:r>
    </w:p>
    <w:p w14:paraId="254E08D7" w14:textId="77777777" w:rsidR="0016773E" w:rsidRDefault="0016773E" w:rsidP="005E26AB">
      <w:pPr>
        <w:bidi w:val="0"/>
        <w:jc w:val="right"/>
        <w:rPr>
          <w:rtl/>
        </w:rPr>
      </w:pPr>
      <w:r w:rsidRPr="0016773E">
        <w:rPr>
          <w:noProof/>
        </w:rPr>
        <w:drawing>
          <wp:inline distT="0" distB="0" distL="0" distR="0" wp14:anchorId="64D4169E" wp14:editId="37749187">
            <wp:extent cx="4010585" cy="3134162"/>
            <wp:effectExtent l="0" t="0" r="9525" b="0"/>
            <wp:docPr id="649345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56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905" w14:textId="77777777" w:rsidR="0016773E" w:rsidRDefault="0016773E" w:rsidP="0016773E">
      <w:pPr>
        <w:bidi w:val="0"/>
        <w:jc w:val="right"/>
        <w:rPr>
          <w:rtl/>
        </w:rPr>
      </w:pPr>
    </w:p>
    <w:p w14:paraId="6267D8D1" w14:textId="4EF8D338" w:rsidR="0016773E" w:rsidRDefault="0016773E" w:rsidP="0016773E">
      <w:pPr>
        <w:bidi w:val="0"/>
        <w:jc w:val="right"/>
      </w:pPr>
      <w:r>
        <w:rPr>
          <w:rFonts w:hint="cs"/>
          <w:rtl/>
        </w:rPr>
        <w:t>קריאה תמונות ושמירה בתצורה מטר</w:t>
      </w:r>
      <w:r w:rsidR="009B11EF">
        <w:rPr>
          <w:rFonts w:hint="cs"/>
          <w:rtl/>
        </w:rPr>
        <w:t>י</w:t>
      </w:r>
      <w:r>
        <w:rPr>
          <w:rFonts w:hint="cs"/>
          <w:rtl/>
        </w:rPr>
        <w:t>ציונית:</w:t>
      </w:r>
    </w:p>
    <w:p w14:paraId="74B4E00D" w14:textId="6EDCA04F" w:rsidR="0016773E" w:rsidRDefault="009B11EF" w:rsidP="0016773E">
      <w:pPr>
        <w:bidi w:val="0"/>
        <w:jc w:val="right"/>
      </w:pPr>
      <w:r w:rsidRPr="009B11EF">
        <w:rPr>
          <w:noProof/>
        </w:rPr>
        <w:drawing>
          <wp:inline distT="0" distB="0" distL="0" distR="0" wp14:anchorId="20FEF5C8" wp14:editId="7027AF87">
            <wp:extent cx="5963482" cy="3515216"/>
            <wp:effectExtent l="0" t="0" r="0" b="9525"/>
            <wp:docPr id="80800900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900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158" w14:textId="5043FAED" w:rsidR="00280585" w:rsidRDefault="001420F1" w:rsidP="0016773E">
      <w:pPr>
        <w:bidi w:val="0"/>
        <w:jc w:val="right"/>
      </w:pPr>
      <w:r>
        <w:br w:type="page"/>
      </w:r>
    </w:p>
    <w:p w14:paraId="6F0ABED3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0BD5AD0E" w14:textId="7C832A74" w:rsidR="0082516A" w:rsidRPr="0082516A" w:rsidRDefault="0082516A" w:rsidP="008251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del w:id="9" w:author="Microsoft Word" w:date="2024-04-03T22:57:00Z" w16du:dateUtc="2024-04-03T19:57:00Z"/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del w:id="10" w:author="Microsoft Word" w:date="2024-04-03T22:57:00Z" w16du:dateUtc="2024-04-03T19:57:00Z">
        <w:r w:rsidRPr="0082516A">
          <w:rPr>
            <w:rFonts w:ascii="var(--jp-code-font-family)" w:eastAsia="Times New Roman" w:hAnsi="var(--jp-code-font-family)" w:cs="Courier New"/>
            <w:kern w:val="0"/>
            <w:sz w:val="20"/>
            <w:szCs w:val="20"/>
            <w14:ligatures w14:val="none"/>
          </w:rPr>
          <w:delText xml:space="preserve">, 28, 192)          768       ['block3a_dwconv[0][0]']      </w:delText>
        </w:r>
      </w:del>
    </w:p>
    <w:p w14:paraId="7E2E3793" w14:textId="015DBA7E" w:rsidR="00944FDD" w:rsidRPr="006C60FB" w:rsidRDefault="002204CB" w:rsidP="006C6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rtl/>
          <w14:ligatures w14:val="none"/>
        </w:rPr>
      </w:pPr>
      <w:r>
        <w:rPr>
          <w:rFonts w:ascii="Calibri" w:hAnsi="Calibri" w:cs="Calibri"/>
          <w:rtl/>
        </w:rPr>
        <w:br/>
      </w:r>
      <w:r w:rsidR="0082516A" w:rsidRPr="0082516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__________________________________________________________________</w:t>
      </w:r>
    </w:p>
    <w:sectPr w:rsidR="00944FDD" w:rsidRPr="006C60FB" w:rsidSect="00615314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318E2"/>
    <w:multiLevelType w:val="hybridMultilevel"/>
    <w:tmpl w:val="76E2573A"/>
    <w:lvl w:ilvl="0" w:tplc="19621038">
      <w:numFmt w:val="bullet"/>
      <w:lvlText w:val=""/>
      <w:lvlJc w:val="left"/>
      <w:pPr>
        <w:ind w:left="-1118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-3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</w:abstractNum>
  <w:abstractNum w:abstractNumId="1" w15:restartNumberingAfterBreak="0">
    <w:nsid w:val="12E467AB"/>
    <w:multiLevelType w:val="hybridMultilevel"/>
    <w:tmpl w:val="A07E9A5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7CC7B66"/>
    <w:multiLevelType w:val="hybridMultilevel"/>
    <w:tmpl w:val="76B0BEBC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2B701CDB"/>
    <w:multiLevelType w:val="hybridMultilevel"/>
    <w:tmpl w:val="5FDA8F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07070"/>
    <w:multiLevelType w:val="hybridMultilevel"/>
    <w:tmpl w:val="793ED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7308F0"/>
    <w:multiLevelType w:val="hybridMultilevel"/>
    <w:tmpl w:val="31225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C65213"/>
    <w:multiLevelType w:val="hybridMultilevel"/>
    <w:tmpl w:val="91866D0A"/>
    <w:lvl w:ilvl="0" w:tplc="D658699E">
      <w:numFmt w:val="bullet"/>
      <w:lvlText w:val=""/>
      <w:lvlJc w:val="left"/>
      <w:pPr>
        <w:ind w:left="36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A15F8"/>
    <w:multiLevelType w:val="hybridMultilevel"/>
    <w:tmpl w:val="0F767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1B6A56"/>
    <w:multiLevelType w:val="hybridMultilevel"/>
    <w:tmpl w:val="7F68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E1023"/>
    <w:multiLevelType w:val="multilevel"/>
    <w:tmpl w:val="662E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A6628D"/>
    <w:multiLevelType w:val="hybridMultilevel"/>
    <w:tmpl w:val="F1BE998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9D044AF"/>
    <w:multiLevelType w:val="hybridMultilevel"/>
    <w:tmpl w:val="97AC2726"/>
    <w:lvl w:ilvl="0" w:tplc="57864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30D5A"/>
    <w:multiLevelType w:val="hybridMultilevel"/>
    <w:tmpl w:val="285E1DF2"/>
    <w:lvl w:ilvl="0" w:tplc="D658699E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116A1"/>
    <w:multiLevelType w:val="hybridMultilevel"/>
    <w:tmpl w:val="5218C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A2D2A"/>
    <w:multiLevelType w:val="hybridMultilevel"/>
    <w:tmpl w:val="B0F2A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85DF5"/>
    <w:multiLevelType w:val="hybridMultilevel"/>
    <w:tmpl w:val="0346CC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A29B5"/>
    <w:multiLevelType w:val="hybridMultilevel"/>
    <w:tmpl w:val="BEFEA0D0"/>
    <w:lvl w:ilvl="0" w:tplc="BD7CBDC6">
      <w:start w:val="1"/>
      <w:numFmt w:val="decimal"/>
      <w:lvlText w:val="%1."/>
      <w:lvlJc w:val="left"/>
      <w:pPr>
        <w:ind w:left="144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4477013">
    <w:abstractNumId w:val="9"/>
  </w:num>
  <w:num w:numId="2" w16cid:durableId="1847405350">
    <w:abstractNumId w:val="0"/>
  </w:num>
  <w:num w:numId="3" w16cid:durableId="569121242">
    <w:abstractNumId w:val="12"/>
  </w:num>
  <w:num w:numId="4" w16cid:durableId="179273220">
    <w:abstractNumId w:val="6"/>
  </w:num>
  <w:num w:numId="5" w16cid:durableId="1209564779">
    <w:abstractNumId w:val="4"/>
  </w:num>
  <w:num w:numId="6" w16cid:durableId="463306478">
    <w:abstractNumId w:val="8"/>
  </w:num>
  <w:num w:numId="7" w16cid:durableId="1979872262">
    <w:abstractNumId w:val="10"/>
  </w:num>
  <w:num w:numId="8" w16cid:durableId="1813331946">
    <w:abstractNumId w:val="2"/>
  </w:num>
  <w:num w:numId="9" w16cid:durableId="783885028">
    <w:abstractNumId w:val="7"/>
  </w:num>
  <w:num w:numId="10" w16cid:durableId="1530490429">
    <w:abstractNumId w:val="16"/>
  </w:num>
  <w:num w:numId="11" w16cid:durableId="390808890">
    <w:abstractNumId w:val="15"/>
  </w:num>
  <w:num w:numId="12" w16cid:durableId="523980342">
    <w:abstractNumId w:val="5"/>
  </w:num>
  <w:num w:numId="13" w16cid:durableId="573904045">
    <w:abstractNumId w:val="14"/>
  </w:num>
  <w:num w:numId="14" w16cid:durableId="1316032482">
    <w:abstractNumId w:val="1"/>
  </w:num>
  <w:num w:numId="15" w16cid:durableId="323625076">
    <w:abstractNumId w:val="3"/>
  </w:num>
  <w:num w:numId="16" w16cid:durableId="1857815345">
    <w:abstractNumId w:val="11"/>
  </w:num>
  <w:num w:numId="17" w16cid:durableId="14475061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50"/>
    <w:rsid w:val="00000739"/>
    <w:rsid w:val="00002138"/>
    <w:rsid w:val="00002877"/>
    <w:rsid w:val="00002A33"/>
    <w:rsid w:val="00002F7B"/>
    <w:rsid w:val="000030EC"/>
    <w:rsid w:val="00003223"/>
    <w:rsid w:val="0000377A"/>
    <w:rsid w:val="00004427"/>
    <w:rsid w:val="00004E02"/>
    <w:rsid w:val="0000579A"/>
    <w:rsid w:val="00005A18"/>
    <w:rsid w:val="00005D94"/>
    <w:rsid w:val="00006401"/>
    <w:rsid w:val="00006837"/>
    <w:rsid w:val="000107ED"/>
    <w:rsid w:val="000109DE"/>
    <w:rsid w:val="00010EFB"/>
    <w:rsid w:val="0001107B"/>
    <w:rsid w:val="000110F2"/>
    <w:rsid w:val="000111D2"/>
    <w:rsid w:val="00012496"/>
    <w:rsid w:val="000127D9"/>
    <w:rsid w:val="000129B7"/>
    <w:rsid w:val="00012B85"/>
    <w:rsid w:val="00014A46"/>
    <w:rsid w:val="0001580E"/>
    <w:rsid w:val="000158BD"/>
    <w:rsid w:val="00016C33"/>
    <w:rsid w:val="00016F2C"/>
    <w:rsid w:val="00017D1D"/>
    <w:rsid w:val="000202DA"/>
    <w:rsid w:val="0002081E"/>
    <w:rsid w:val="000209EF"/>
    <w:rsid w:val="0002106D"/>
    <w:rsid w:val="00021465"/>
    <w:rsid w:val="000220BF"/>
    <w:rsid w:val="0002249C"/>
    <w:rsid w:val="000234F2"/>
    <w:rsid w:val="000241C8"/>
    <w:rsid w:val="00024D18"/>
    <w:rsid w:val="00024FBE"/>
    <w:rsid w:val="00026F96"/>
    <w:rsid w:val="00027224"/>
    <w:rsid w:val="000273C6"/>
    <w:rsid w:val="00027826"/>
    <w:rsid w:val="000300BE"/>
    <w:rsid w:val="00031051"/>
    <w:rsid w:val="000315B7"/>
    <w:rsid w:val="00032332"/>
    <w:rsid w:val="00032E57"/>
    <w:rsid w:val="000338D8"/>
    <w:rsid w:val="0003539D"/>
    <w:rsid w:val="00036DAC"/>
    <w:rsid w:val="00036DFD"/>
    <w:rsid w:val="00037649"/>
    <w:rsid w:val="0004030D"/>
    <w:rsid w:val="000408F3"/>
    <w:rsid w:val="00041775"/>
    <w:rsid w:val="00042867"/>
    <w:rsid w:val="00042D8F"/>
    <w:rsid w:val="000434AF"/>
    <w:rsid w:val="0004389B"/>
    <w:rsid w:val="000468CA"/>
    <w:rsid w:val="0004728C"/>
    <w:rsid w:val="00047484"/>
    <w:rsid w:val="0005050F"/>
    <w:rsid w:val="000509DB"/>
    <w:rsid w:val="0005102B"/>
    <w:rsid w:val="00051913"/>
    <w:rsid w:val="00051EC6"/>
    <w:rsid w:val="00052462"/>
    <w:rsid w:val="0005335E"/>
    <w:rsid w:val="00053926"/>
    <w:rsid w:val="00053CD5"/>
    <w:rsid w:val="000543AC"/>
    <w:rsid w:val="000552C1"/>
    <w:rsid w:val="00055E61"/>
    <w:rsid w:val="00057615"/>
    <w:rsid w:val="0006061E"/>
    <w:rsid w:val="0006088F"/>
    <w:rsid w:val="00060C69"/>
    <w:rsid w:val="00061691"/>
    <w:rsid w:val="00062979"/>
    <w:rsid w:val="00063420"/>
    <w:rsid w:val="000643B6"/>
    <w:rsid w:val="000644DE"/>
    <w:rsid w:val="00065443"/>
    <w:rsid w:val="000655AA"/>
    <w:rsid w:val="00065658"/>
    <w:rsid w:val="00065CAD"/>
    <w:rsid w:val="00066AB7"/>
    <w:rsid w:val="00067EBC"/>
    <w:rsid w:val="000718E6"/>
    <w:rsid w:val="00071B1C"/>
    <w:rsid w:val="000722F2"/>
    <w:rsid w:val="00072D03"/>
    <w:rsid w:val="000736E7"/>
    <w:rsid w:val="00073D29"/>
    <w:rsid w:val="00074865"/>
    <w:rsid w:val="00074E1A"/>
    <w:rsid w:val="00075B4D"/>
    <w:rsid w:val="00077101"/>
    <w:rsid w:val="00080803"/>
    <w:rsid w:val="0008227F"/>
    <w:rsid w:val="0008235D"/>
    <w:rsid w:val="00082B90"/>
    <w:rsid w:val="000833F1"/>
    <w:rsid w:val="000838C8"/>
    <w:rsid w:val="00084E1E"/>
    <w:rsid w:val="000853C1"/>
    <w:rsid w:val="000857F0"/>
    <w:rsid w:val="000858E0"/>
    <w:rsid w:val="00086F48"/>
    <w:rsid w:val="000874A5"/>
    <w:rsid w:val="00087591"/>
    <w:rsid w:val="000879DF"/>
    <w:rsid w:val="00087E4A"/>
    <w:rsid w:val="00087F08"/>
    <w:rsid w:val="00087F75"/>
    <w:rsid w:val="00091576"/>
    <w:rsid w:val="000917E6"/>
    <w:rsid w:val="00092FB2"/>
    <w:rsid w:val="000930E4"/>
    <w:rsid w:val="000937BF"/>
    <w:rsid w:val="0009576B"/>
    <w:rsid w:val="00095E8F"/>
    <w:rsid w:val="00096707"/>
    <w:rsid w:val="00097884"/>
    <w:rsid w:val="000A01E1"/>
    <w:rsid w:val="000A1322"/>
    <w:rsid w:val="000A22FF"/>
    <w:rsid w:val="000A258F"/>
    <w:rsid w:val="000A25D3"/>
    <w:rsid w:val="000A2740"/>
    <w:rsid w:val="000A4721"/>
    <w:rsid w:val="000A5092"/>
    <w:rsid w:val="000A5350"/>
    <w:rsid w:val="000A71C0"/>
    <w:rsid w:val="000A7AC9"/>
    <w:rsid w:val="000B0731"/>
    <w:rsid w:val="000B1122"/>
    <w:rsid w:val="000B1870"/>
    <w:rsid w:val="000B43F9"/>
    <w:rsid w:val="000B4603"/>
    <w:rsid w:val="000B6227"/>
    <w:rsid w:val="000B7A1A"/>
    <w:rsid w:val="000B7A9B"/>
    <w:rsid w:val="000C0175"/>
    <w:rsid w:val="000C046D"/>
    <w:rsid w:val="000C1180"/>
    <w:rsid w:val="000C1580"/>
    <w:rsid w:val="000C1773"/>
    <w:rsid w:val="000C2068"/>
    <w:rsid w:val="000C4B99"/>
    <w:rsid w:val="000C4BF2"/>
    <w:rsid w:val="000C5A75"/>
    <w:rsid w:val="000C6387"/>
    <w:rsid w:val="000C6785"/>
    <w:rsid w:val="000C6E83"/>
    <w:rsid w:val="000C6EEC"/>
    <w:rsid w:val="000C74CC"/>
    <w:rsid w:val="000C7AC3"/>
    <w:rsid w:val="000D0F25"/>
    <w:rsid w:val="000D1A48"/>
    <w:rsid w:val="000D2586"/>
    <w:rsid w:val="000D35AF"/>
    <w:rsid w:val="000D506D"/>
    <w:rsid w:val="000D5D71"/>
    <w:rsid w:val="000D637F"/>
    <w:rsid w:val="000D7533"/>
    <w:rsid w:val="000E01B9"/>
    <w:rsid w:val="000E0763"/>
    <w:rsid w:val="000E1C51"/>
    <w:rsid w:val="000E1CFC"/>
    <w:rsid w:val="000E3437"/>
    <w:rsid w:val="000E385A"/>
    <w:rsid w:val="000E4DBE"/>
    <w:rsid w:val="000E4F77"/>
    <w:rsid w:val="000E7477"/>
    <w:rsid w:val="000E7CB0"/>
    <w:rsid w:val="000E7D1F"/>
    <w:rsid w:val="000F07DD"/>
    <w:rsid w:val="000F0B55"/>
    <w:rsid w:val="000F0BED"/>
    <w:rsid w:val="000F0D6F"/>
    <w:rsid w:val="000F1292"/>
    <w:rsid w:val="000F1FE5"/>
    <w:rsid w:val="000F3A55"/>
    <w:rsid w:val="000F4C92"/>
    <w:rsid w:val="000F5172"/>
    <w:rsid w:val="000F53F6"/>
    <w:rsid w:val="000F6842"/>
    <w:rsid w:val="000F68FF"/>
    <w:rsid w:val="000F7D1E"/>
    <w:rsid w:val="00103F6D"/>
    <w:rsid w:val="00103FD9"/>
    <w:rsid w:val="001041CF"/>
    <w:rsid w:val="00104311"/>
    <w:rsid w:val="001079CD"/>
    <w:rsid w:val="00107ADB"/>
    <w:rsid w:val="00107CC2"/>
    <w:rsid w:val="00111D4D"/>
    <w:rsid w:val="00112431"/>
    <w:rsid w:val="00112AD6"/>
    <w:rsid w:val="00112C1E"/>
    <w:rsid w:val="00112C3F"/>
    <w:rsid w:val="00112D94"/>
    <w:rsid w:val="001137E1"/>
    <w:rsid w:val="00113E07"/>
    <w:rsid w:val="001150F2"/>
    <w:rsid w:val="0011543B"/>
    <w:rsid w:val="00115730"/>
    <w:rsid w:val="00117529"/>
    <w:rsid w:val="00122614"/>
    <w:rsid w:val="00122CAD"/>
    <w:rsid w:val="00123365"/>
    <w:rsid w:val="00123BB9"/>
    <w:rsid w:val="001244AA"/>
    <w:rsid w:val="001245C5"/>
    <w:rsid w:val="00124BB5"/>
    <w:rsid w:val="00124EB5"/>
    <w:rsid w:val="001252AC"/>
    <w:rsid w:val="001271EC"/>
    <w:rsid w:val="0012758A"/>
    <w:rsid w:val="0013008A"/>
    <w:rsid w:val="00130303"/>
    <w:rsid w:val="00131AB3"/>
    <w:rsid w:val="001329B5"/>
    <w:rsid w:val="001330B6"/>
    <w:rsid w:val="0013319B"/>
    <w:rsid w:val="00133DC0"/>
    <w:rsid w:val="001349C5"/>
    <w:rsid w:val="00134EDE"/>
    <w:rsid w:val="00134EF7"/>
    <w:rsid w:val="00135257"/>
    <w:rsid w:val="00136024"/>
    <w:rsid w:val="0013614E"/>
    <w:rsid w:val="0013704E"/>
    <w:rsid w:val="001371CB"/>
    <w:rsid w:val="00137EA3"/>
    <w:rsid w:val="00140608"/>
    <w:rsid w:val="00140FC7"/>
    <w:rsid w:val="001420F1"/>
    <w:rsid w:val="00142BFC"/>
    <w:rsid w:val="00145258"/>
    <w:rsid w:val="0014648C"/>
    <w:rsid w:val="00146603"/>
    <w:rsid w:val="00146C61"/>
    <w:rsid w:val="00146DD3"/>
    <w:rsid w:val="0014726F"/>
    <w:rsid w:val="00147BC9"/>
    <w:rsid w:val="001505F2"/>
    <w:rsid w:val="0015125E"/>
    <w:rsid w:val="00151429"/>
    <w:rsid w:val="00151478"/>
    <w:rsid w:val="00151EB3"/>
    <w:rsid w:val="0015227A"/>
    <w:rsid w:val="001523E6"/>
    <w:rsid w:val="00152FC3"/>
    <w:rsid w:val="0015502A"/>
    <w:rsid w:val="0015674D"/>
    <w:rsid w:val="001576BF"/>
    <w:rsid w:val="00157BDD"/>
    <w:rsid w:val="00160EA2"/>
    <w:rsid w:val="0016134F"/>
    <w:rsid w:val="00161BCA"/>
    <w:rsid w:val="00161D7E"/>
    <w:rsid w:val="001639BC"/>
    <w:rsid w:val="00164433"/>
    <w:rsid w:val="001649D1"/>
    <w:rsid w:val="0016626D"/>
    <w:rsid w:val="00166840"/>
    <w:rsid w:val="00166C7E"/>
    <w:rsid w:val="00166DAB"/>
    <w:rsid w:val="0016773E"/>
    <w:rsid w:val="001705EE"/>
    <w:rsid w:val="001711FF"/>
    <w:rsid w:val="001714D3"/>
    <w:rsid w:val="0017166A"/>
    <w:rsid w:val="001722BD"/>
    <w:rsid w:val="0017347B"/>
    <w:rsid w:val="00174521"/>
    <w:rsid w:val="001746A5"/>
    <w:rsid w:val="00175493"/>
    <w:rsid w:val="001754FA"/>
    <w:rsid w:val="001758E4"/>
    <w:rsid w:val="00175AD2"/>
    <w:rsid w:val="00175F3D"/>
    <w:rsid w:val="00176009"/>
    <w:rsid w:val="00177E67"/>
    <w:rsid w:val="0018000D"/>
    <w:rsid w:val="001803CE"/>
    <w:rsid w:val="00181FF7"/>
    <w:rsid w:val="001834E3"/>
    <w:rsid w:val="00183684"/>
    <w:rsid w:val="00183FB1"/>
    <w:rsid w:val="0018448B"/>
    <w:rsid w:val="00184562"/>
    <w:rsid w:val="001848FB"/>
    <w:rsid w:val="00184A4C"/>
    <w:rsid w:val="00184AF8"/>
    <w:rsid w:val="001852EA"/>
    <w:rsid w:val="001860FB"/>
    <w:rsid w:val="00186706"/>
    <w:rsid w:val="0018690E"/>
    <w:rsid w:val="00186C38"/>
    <w:rsid w:val="00186D90"/>
    <w:rsid w:val="00186E88"/>
    <w:rsid w:val="00187DA2"/>
    <w:rsid w:val="00190B6D"/>
    <w:rsid w:val="00192119"/>
    <w:rsid w:val="00192293"/>
    <w:rsid w:val="00193277"/>
    <w:rsid w:val="00193842"/>
    <w:rsid w:val="00194229"/>
    <w:rsid w:val="0019503C"/>
    <w:rsid w:val="0019579F"/>
    <w:rsid w:val="0019614C"/>
    <w:rsid w:val="00196525"/>
    <w:rsid w:val="001965E8"/>
    <w:rsid w:val="001A1935"/>
    <w:rsid w:val="001A1D65"/>
    <w:rsid w:val="001A2255"/>
    <w:rsid w:val="001A241B"/>
    <w:rsid w:val="001A341D"/>
    <w:rsid w:val="001A51D4"/>
    <w:rsid w:val="001B0699"/>
    <w:rsid w:val="001B0B20"/>
    <w:rsid w:val="001B0C9E"/>
    <w:rsid w:val="001B1E79"/>
    <w:rsid w:val="001B28B4"/>
    <w:rsid w:val="001B2A0D"/>
    <w:rsid w:val="001B2B14"/>
    <w:rsid w:val="001B6083"/>
    <w:rsid w:val="001B6089"/>
    <w:rsid w:val="001B6BAC"/>
    <w:rsid w:val="001B73C4"/>
    <w:rsid w:val="001B7C42"/>
    <w:rsid w:val="001C09EB"/>
    <w:rsid w:val="001C19CE"/>
    <w:rsid w:val="001C21F6"/>
    <w:rsid w:val="001C3796"/>
    <w:rsid w:val="001C4502"/>
    <w:rsid w:val="001C4ADB"/>
    <w:rsid w:val="001C605B"/>
    <w:rsid w:val="001C72C5"/>
    <w:rsid w:val="001C7360"/>
    <w:rsid w:val="001D0E5B"/>
    <w:rsid w:val="001D1125"/>
    <w:rsid w:val="001D1B12"/>
    <w:rsid w:val="001D1B31"/>
    <w:rsid w:val="001D1FD7"/>
    <w:rsid w:val="001D2AA9"/>
    <w:rsid w:val="001D33EC"/>
    <w:rsid w:val="001D40D7"/>
    <w:rsid w:val="001D45EA"/>
    <w:rsid w:val="001D7852"/>
    <w:rsid w:val="001E000E"/>
    <w:rsid w:val="001E0A8C"/>
    <w:rsid w:val="001E1424"/>
    <w:rsid w:val="001E2E46"/>
    <w:rsid w:val="001E52FE"/>
    <w:rsid w:val="001E60EC"/>
    <w:rsid w:val="001E64F4"/>
    <w:rsid w:val="001E74E5"/>
    <w:rsid w:val="001E7C2C"/>
    <w:rsid w:val="001F1522"/>
    <w:rsid w:val="001F1AD2"/>
    <w:rsid w:val="001F1E25"/>
    <w:rsid w:val="001F2E51"/>
    <w:rsid w:val="001F3D9F"/>
    <w:rsid w:val="001F41BB"/>
    <w:rsid w:val="001F4546"/>
    <w:rsid w:val="001F4CC6"/>
    <w:rsid w:val="001F53B3"/>
    <w:rsid w:val="001F582C"/>
    <w:rsid w:val="001F6B3B"/>
    <w:rsid w:val="001F6E83"/>
    <w:rsid w:val="001F7899"/>
    <w:rsid w:val="00201425"/>
    <w:rsid w:val="002017DB"/>
    <w:rsid w:val="00201B37"/>
    <w:rsid w:val="00201FA4"/>
    <w:rsid w:val="0020258F"/>
    <w:rsid w:val="00202EE6"/>
    <w:rsid w:val="002030C1"/>
    <w:rsid w:val="00203221"/>
    <w:rsid w:val="00203561"/>
    <w:rsid w:val="00204265"/>
    <w:rsid w:val="002053F2"/>
    <w:rsid w:val="0020552C"/>
    <w:rsid w:val="002058D7"/>
    <w:rsid w:val="00206600"/>
    <w:rsid w:val="00206DA5"/>
    <w:rsid w:val="00210248"/>
    <w:rsid w:val="00210681"/>
    <w:rsid w:val="002107EC"/>
    <w:rsid w:val="00211AAE"/>
    <w:rsid w:val="00211F60"/>
    <w:rsid w:val="0021253D"/>
    <w:rsid w:val="00213C25"/>
    <w:rsid w:val="002142DA"/>
    <w:rsid w:val="00214C15"/>
    <w:rsid w:val="00214CC2"/>
    <w:rsid w:val="0021539D"/>
    <w:rsid w:val="00216135"/>
    <w:rsid w:val="002169BC"/>
    <w:rsid w:val="00217650"/>
    <w:rsid w:val="002177B6"/>
    <w:rsid w:val="002204CB"/>
    <w:rsid w:val="002209FF"/>
    <w:rsid w:val="00221398"/>
    <w:rsid w:val="00221533"/>
    <w:rsid w:val="00221817"/>
    <w:rsid w:val="00223750"/>
    <w:rsid w:val="0022383A"/>
    <w:rsid w:val="00223C21"/>
    <w:rsid w:val="00224B64"/>
    <w:rsid w:val="00224E22"/>
    <w:rsid w:val="002263AF"/>
    <w:rsid w:val="00226561"/>
    <w:rsid w:val="002266C8"/>
    <w:rsid w:val="00226768"/>
    <w:rsid w:val="002267EB"/>
    <w:rsid w:val="002269C8"/>
    <w:rsid w:val="00226CAF"/>
    <w:rsid w:val="00226E65"/>
    <w:rsid w:val="00227F89"/>
    <w:rsid w:val="002312B4"/>
    <w:rsid w:val="00232993"/>
    <w:rsid w:val="00234D12"/>
    <w:rsid w:val="00234FA9"/>
    <w:rsid w:val="002357F5"/>
    <w:rsid w:val="00235BA2"/>
    <w:rsid w:val="002363DB"/>
    <w:rsid w:val="002367A3"/>
    <w:rsid w:val="00237705"/>
    <w:rsid w:val="00237FBD"/>
    <w:rsid w:val="00240ADA"/>
    <w:rsid w:val="00241C33"/>
    <w:rsid w:val="00241FE1"/>
    <w:rsid w:val="00242D11"/>
    <w:rsid w:val="0024441C"/>
    <w:rsid w:val="00245E5A"/>
    <w:rsid w:val="00245FC1"/>
    <w:rsid w:val="0025025B"/>
    <w:rsid w:val="002507DB"/>
    <w:rsid w:val="0025200A"/>
    <w:rsid w:val="0025232D"/>
    <w:rsid w:val="0025310A"/>
    <w:rsid w:val="002542E1"/>
    <w:rsid w:val="0025442B"/>
    <w:rsid w:val="00257079"/>
    <w:rsid w:val="00257BD0"/>
    <w:rsid w:val="00261150"/>
    <w:rsid w:val="002612C8"/>
    <w:rsid w:val="00262DA2"/>
    <w:rsid w:val="00263594"/>
    <w:rsid w:val="00263958"/>
    <w:rsid w:val="00263C0B"/>
    <w:rsid w:val="002640E0"/>
    <w:rsid w:val="002647D5"/>
    <w:rsid w:val="00265E62"/>
    <w:rsid w:val="00266EB4"/>
    <w:rsid w:val="002675CE"/>
    <w:rsid w:val="002679A4"/>
    <w:rsid w:val="00267D3F"/>
    <w:rsid w:val="00270C58"/>
    <w:rsid w:val="0027128C"/>
    <w:rsid w:val="00272343"/>
    <w:rsid w:val="00272F1A"/>
    <w:rsid w:val="00273044"/>
    <w:rsid w:val="00274051"/>
    <w:rsid w:val="00274285"/>
    <w:rsid w:val="0027584E"/>
    <w:rsid w:val="0027585C"/>
    <w:rsid w:val="00275D49"/>
    <w:rsid w:val="00275F79"/>
    <w:rsid w:val="0027792F"/>
    <w:rsid w:val="00277981"/>
    <w:rsid w:val="0028005C"/>
    <w:rsid w:val="002801AD"/>
    <w:rsid w:val="00280499"/>
    <w:rsid w:val="002804A5"/>
    <w:rsid w:val="00280585"/>
    <w:rsid w:val="0028060E"/>
    <w:rsid w:val="0028141C"/>
    <w:rsid w:val="00281B3D"/>
    <w:rsid w:val="0028217B"/>
    <w:rsid w:val="002827F2"/>
    <w:rsid w:val="00283751"/>
    <w:rsid w:val="00283B3B"/>
    <w:rsid w:val="00286B1B"/>
    <w:rsid w:val="00290235"/>
    <w:rsid w:val="002907B8"/>
    <w:rsid w:val="00292F22"/>
    <w:rsid w:val="00293154"/>
    <w:rsid w:val="002944EB"/>
    <w:rsid w:val="00294E93"/>
    <w:rsid w:val="002952BA"/>
    <w:rsid w:val="00295AEC"/>
    <w:rsid w:val="0029655F"/>
    <w:rsid w:val="00296C04"/>
    <w:rsid w:val="00296DEA"/>
    <w:rsid w:val="00297763"/>
    <w:rsid w:val="00297987"/>
    <w:rsid w:val="00297C66"/>
    <w:rsid w:val="002A077D"/>
    <w:rsid w:val="002A2942"/>
    <w:rsid w:val="002A3703"/>
    <w:rsid w:val="002A3AAD"/>
    <w:rsid w:val="002A3AE5"/>
    <w:rsid w:val="002A494F"/>
    <w:rsid w:val="002A5113"/>
    <w:rsid w:val="002A5B77"/>
    <w:rsid w:val="002A68E6"/>
    <w:rsid w:val="002A7101"/>
    <w:rsid w:val="002A7B2D"/>
    <w:rsid w:val="002B03CB"/>
    <w:rsid w:val="002B0B23"/>
    <w:rsid w:val="002B0DFA"/>
    <w:rsid w:val="002B2542"/>
    <w:rsid w:val="002B35DB"/>
    <w:rsid w:val="002B4972"/>
    <w:rsid w:val="002B4A9D"/>
    <w:rsid w:val="002B601B"/>
    <w:rsid w:val="002B62CE"/>
    <w:rsid w:val="002B6843"/>
    <w:rsid w:val="002B7C89"/>
    <w:rsid w:val="002C025D"/>
    <w:rsid w:val="002C0A0C"/>
    <w:rsid w:val="002C1171"/>
    <w:rsid w:val="002C1DBE"/>
    <w:rsid w:val="002C3095"/>
    <w:rsid w:val="002C333A"/>
    <w:rsid w:val="002C34E7"/>
    <w:rsid w:val="002C3884"/>
    <w:rsid w:val="002C41F5"/>
    <w:rsid w:val="002C4F36"/>
    <w:rsid w:val="002D03FC"/>
    <w:rsid w:val="002D060E"/>
    <w:rsid w:val="002D0E86"/>
    <w:rsid w:val="002D1E23"/>
    <w:rsid w:val="002D1FFE"/>
    <w:rsid w:val="002D24A9"/>
    <w:rsid w:val="002D40E8"/>
    <w:rsid w:val="002D411B"/>
    <w:rsid w:val="002D4E9C"/>
    <w:rsid w:val="002D504D"/>
    <w:rsid w:val="002D5ED8"/>
    <w:rsid w:val="002D63F7"/>
    <w:rsid w:val="002D6DCD"/>
    <w:rsid w:val="002D79D2"/>
    <w:rsid w:val="002E005E"/>
    <w:rsid w:val="002E02A6"/>
    <w:rsid w:val="002E0AD7"/>
    <w:rsid w:val="002E120F"/>
    <w:rsid w:val="002E19B9"/>
    <w:rsid w:val="002E1B7D"/>
    <w:rsid w:val="002E1EEE"/>
    <w:rsid w:val="002E259D"/>
    <w:rsid w:val="002E2C73"/>
    <w:rsid w:val="002E2CCB"/>
    <w:rsid w:val="002E2DFC"/>
    <w:rsid w:val="002E2FE3"/>
    <w:rsid w:val="002E375D"/>
    <w:rsid w:val="002E4500"/>
    <w:rsid w:val="002E49BF"/>
    <w:rsid w:val="002E6F8B"/>
    <w:rsid w:val="002E7243"/>
    <w:rsid w:val="002F3390"/>
    <w:rsid w:val="002F33EA"/>
    <w:rsid w:val="002F3971"/>
    <w:rsid w:val="002F3DC2"/>
    <w:rsid w:val="002F3FC1"/>
    <w:rsid w:val="002F4B71"/>
    <w:rsid w:val="002F4E37"/>
    <w:rsid w:val="002F593B"/>
    <w:rsid w:val="002F62BD"/>
    <w:rsid w:val="002F6680"/>
    <w:rsid w:val="002F6799"/>
    <w:rsid w:val="002F7342"/>
    <w:rsid w:val="002F7FCF"/>
    <w:rsid w:val="003011CF"/>
    <w:rsid w:val="003028B3"/>
    <w:rsid w:val="00305BC1"/>
    <w:rsid w:val="00305D0A"/>
    <w:rsid w:val="003064DE"/>
    <w:rsid w:val="003067E8"/>
    <w:rsid w:val="00307056"/>
    <w:rsid w:val="003076D5"/>
    <w:rsid w:val="00314E3F"/>
    <w:rsid w:val="00315714"/>
    <w:rsid w:val="00315E7A"/>
    <w:rsid w:val="00316EE8"/>
    <w:rsid w:val="0031750F"/>
    <w:rsid w:val="003175D7"/>
    <w:rsid w:val="00317701"/>
    <w:rsid w:val="0031799A"/>
    <w:rsid w:val="00317D15"/>
    <w:rsid w:val="00317D72"/>
    <w:rsid w:val="00321275"/>
    <w:rsid w:val="00321C1A"/>
    <w:rsid w:val="00323048"/>
    <w:rsid w:val="003232A6"/>
    <w:rsid w:val="00323540"/>
    <w:rsid w:val="00323A54"/>
    <w:rsid w:val="00323F67"/>
    <w:rsid w:val="00324E35"/>
    <w:rsid w:val="003252E9"/>
    <w:rsid w:val="00325412"/>
    <w:rsid w:val="0032544D"/>
    <w:rsid w:val="00326387"/>
    <w:rsid w:val="003271B4"/>
    <w:rsid w:val="00330043"/>
    <w:rsid w:val="00331BE1"/>
    <w:rsid w:val="003320F9"/>
    <w:rsid w:val="003322A0"/>
    <w:rsid w:val="00332743"/>
    <w:rsid w:val="00333548"/>
    <w:rsid w:val="003340A3"/>
    <w:rsid w:val="00335AE1"/>
    <w:rsid w:val="00335CDE"/>
    <w:rsid w:val="00336666"/>
    <w:rsid w:val="00340229"/>
    <w:rsid w:val="00340450"/>
    <w:rsid w:val="00341F0B"/>
    <w:rsid w:val="0034234E"/>
    <w:rsid w:val="00342F77"/>
    <w:rsid w:val="003435B4"/>
    <w:rsid w:val="003444A3"/>
    <w:rsid w:val="003445CC"/>
    <w:rsid w:val="00347384"/>
    <w:rsid w:val="00347641"/>
    <w:rsid w:val="00347E13"/>
    <w:rsid w:val="00350015"/>
    <w:rsid w:val="00350A15"/>
    <w:rsid w:val="00350D05"/>
    <w:rsid w:val="00352484"/>
    <w:rsid w:val="003529C1"/>
    <w:rsid w:val="00354AC8"/>
    <w:rsid w:val="003552FD"/>
    <w:rsid w:val="003566D8"/>
    <w:rsid w:val="003571BA"/>
    <w:rsid w:val="00357509"/>
    <w:rsid w:val="0036056A"/>
    <w:rsid w:val="00360B18"/>
    <w:rsid w:val="00360FE7"/>
    <w:rsid w:val="0036165C"/>
    <w:rsid w:val="00361C4E"/>
    <w:rsid w:val="00362224"/>
    <w:rsid w:val="003642D3"/>
    <w:rsid w:val="00365FF0"/>
    <w:rsid w:val="00366A99"/>
    <w:rsid w:val="00366DDD"/>
    <w:rsid w:val="003671E5"/>
    <w:rsid w:val="003671FD"/>
    <w:rsid w:val="00367400"/>
    <w:rsid w:val="00371938"/>
    <w:rsid w:val="00373147"/>
    <w:rsid w:val="00373C4B"/>
    <w:rsid w:val="003749E2"/>
    <w:rsid w:val="00375552"/>
    <w:rsid w:val="003759FE"/>
    <w:rsid w:val="0037655B"/>
    <w:rsid w:val="003767F5"/>
    <w:rsid w:val="0037721F"/>
    <w:rsid w:val="003800DA"/>
    <w:rsid w:val="003810CE"/>
    <w:rsid w:val="0038112F"/>
    <w:rsid w:val="003813E7"/>
    <w:rsid w:val="0038209F"/>
    <w:rsid w:val="00385119"/>
    <w:rsid w:val="003909E0"/>
    <w:rsid w:val="00390D45"/>
    <w:rsid w:val="003915E8"/>
    <w:rsid w:val="00391F5B"/>
    <w:rsid w:val="00393804"/>
    <w:rsid w:val="00393D14"/>
    <w:rsid w:val="003944AC"/>
    <w:rsid w:val="00394DE0"/>
    <w:rsid w:val="00395407"/>
    <w:rsid w:val="00395E75"/>
    <w:rsid w:val="00396E67"/>
    <w:rsid w:val="00396FCC"/>
    <w:rsid w:val="003A041F"/>
    <w:rsid w:val="003A12A5"/>
    <w:rsid w:val="003A155E"/>
    <w:rsid w:val="003A1777"/>
    <w:rsid w:val="003A2819"/>
    <w:rsid w:val="003A5F6F"/>
    <w:rsid w:val="003B0739"/>
    <w:rsid w:val="003B0913"/>
    <w:rsid w:val="003B0CF3"/>
    <w:rsid w:val="003B2367"/>
    <w:rsid w:val="003B2970"/>
    <w:rsid w:val="003B36EB"/>
    <w:rsid w:val="003B3B21"/>
    <w:rsid w:val="003B4D83"/>
    <w:rsid w:val="003B5041"/>
    <w:rsid w:val="003B6333"/>
    <w:rsid w:val="003B6B27"/>
    <w:rsid w:val="003B7435"/>
    <w:rsid w:val="003B7A27"/>
    <w:rsid w:val="003C031E"/>
    <w:rsid w:val="003C058A"/>
    <w:rsid w:val="003C1A45"/>
    <w:rsid w:val="003C2106"/>
    <w:rsid w:val="003C2A46"/>
    <w:rsid w:val="003C2B6F"/>
    <w:rsid w:val="003C386E"/>
    <w:rsid w:val="003C4810"/>
    <w:rsid w:val="003C5100"/>
    <w:rsid w:val="003C5A41"/>
    <w:rsid w:val="003C5F24"/>
    <w:rsid w:val="003C69C1"/>
    <w:rsid w:val="003C77A2"/>
    <w:rsid w:val="003D2DE1"/>
    <w:rsid w:val="003D3122"/>
    <w:rsid w:val="003D365C"/>
    <w:rsid w:val="003D3E59"/>
    <w:rsid w:val="003D4AA8"/>
    <w:rsid w:val="003D635F"/>
    <w:rsid w:val="003D73AB"/>
    <w:rsid w:val="003D7E99"/>
    <w:rsid w:val="003E0DA0"/>
    <w:rsid w:val="003E1FB6"/>
    <w:rsid w:val="003E587F"/>
    <w:rsid w:val="003E5A2D"/>
    <w:rsid w:val="003F096F"/>
    <w:rsid w:val="003F0BED"/>
    <w:rsid w:val="003F0CE7"/>
    <w:rsid w:val="003F0E4F"/>
    <w:rsid w:val="003F3EC9"/>
    <w:rsid w:val="003F489A"/>
    <w:rsid w:val="003F52C6"/>
    <w:rsid w:val="003F5B15"/>
    <w:rsid w:val="003F70CC"/>
    <w:rsid w:val="003F73AD"/>
    <w:rsid w:val="003F7582"/>
    <w:rsid w:val="003F7FAC"/>
    <w:rsid w:val="00402884"/>
    <w:rsid w:val="00403345"/>
    <w:rsid w:val="00404F8D"/>
    <w:rsid w:val="004061EB"/>
    <w:rsid w:val="00406F0F"/>
    <w:rsid w:val="00407078"/>
    <w:rsid w:val="004071AF"/>
    <w:rsid w:val="00407204"/>
    <w:rsid w:val="00410AE0"/>
    <w:rsid w:val="00410DDC"/>
    <w:rsid w:val="00410FC2"/>
    <w:rsid w:val="00411459"/>
    <w:rsid w:val="0041193E"/>
    <w:rsid w:val="0041198E"/>
    <w:rsid w:val="00412F3D"/>
    <w:rsid w:val="00412F5C"/>
    <w:rsid w:val="004132F8"/>
    <w:rsid w:val="00413DDC"/>
    <w:rsid w:val="00414372"/>
    <w:rsid w:val="004144AB"/>
    <w:rsid w:val="00414677"/>
    <w:rsid w:val="00415BCB"/>
    <w:rsid w:val="0041639B"/>
    <w:rsid w:val="0041728A"/>
    <w:rsid w:val="004179EC"/>
    <w:rsid w:val="00417C3E"/>
    <w:rsid w:val="00417F80"/>
    <w:rsid w:val="00421022"/>
    <w:rsid w:val="00421BA1"/>
    <w:rsid w:val="00421D76"/>
    <w:rsid w:val="00422471"/>
    <w:rsid w:val="00422925"/>
    <w:rsid w:val="0042292D"/>
    <w:rsid w:val="004230A3"/>
    <w:rsid w:val="004234E1"/>
    <w:rsid w:val="004249E7"/>
    <w:rsid w:val="004253AD"/>
    <w:rsid w:val="00425C09"/>
    <w:rsid w:val="0042619F"/>
    <w:rsid w:val="0042678E"/>
    <w:rsid w:val="00430400"/>
    <w:rsid w:val="00431BD9"/>
    <w:rsid w:val="00432971"/>
    <w:rsid w:val="0043322C"/>
    <w:rsid w:val="0043648B"/>
    <w:rsid w:val="00436D61"/>
    <w:rsid w:val="004374E3"/>
    <w:rsid w:val="004377F6"/>
    <w:rsid w:val="00440D68"/>
    <w:rsid w:val="00441B24"/>
    <w:rsid w:val="00442F4C"/>
    <w:rsid w:val="00444BF4"/>
    <w:rsid w:val="00447823"/>
    <w:rsid w:val="004478A5"/>
    <w:rsid w:val="00447E50"/>
    <w:rsid w:val="00451AE3"/>
    <w:rsid w:val="00452872"/>
    <w:rsid w:val="004534D7"/>
    <w:rsid w:val="00454A00"/>
    <w:rsid w:val="004565AE"/>
    <w:rsid w:val="00456C6A"/>
    <w:rsid w:val="00460782"/>
    <w:rsid w:val="00460B2A"/>
    <w:rsid w:val="00462BF7"/>
    <w:rsid w:val="00464F28"/>
    <w:rsid w:val="0046529A"/>
    <w:rsid w:val="004663FD"/>
    <w:rsid w:val="004701DD"/>
    <w:rsid w:val="004705AE"/>
    <w:rsid w:val="004717CF"/>
    <w:rsid w:val="00471EEE"/>
    <w:rsid w:val="00471F52"/>
    <w:rsid w:val="00472C87"/>
    <w:rsid w:val="00473249"/>
    <w:rsid w:val="00473252"/>
    <w:rsid w:val="004737AD"/>
    <w:rsid w:val="00474414"/>
    <w:rsid w:val="004744DD"/>
    <w:rsid w:val="00475C3D"/>
    <w:rsid w:val="00476BF8"/>
    <w:rsid w:val="00476FF4"/>
    <w:rsid w:val="00481199"/>
    <w:rsid w:val="004812B3"/>
    <w:rsid w:val="004824B9"/>
    <w:rsid w:val="00482F56"/>
    <w:rsid w:val="00483953"/>
    <w:rsid w:val="004839B7"/>
    <w:rsid w:val="00483DEA"/>
    <w:rsid w:val="0048415A"/>
    <w:rsid w:val="0048499E"/>
    <w:rsid w:val="00485357"/>
    <w:rsid w:val="004855DC"/>
    <w:rsid w:val="00485FC9"/>
    <w:rsid w:val="00486A1F"/>
    <w:rsid w:val="00486CBD"/>
    <w:rsid w:val="004870DE"/>
    <w:rsid w:val="0048745D"/>
    <w:rsid w:val="004903E3"/>
    <w:rsid w:val="00490C6C"/>
    <w:rsid w:val="00490E16"/>
    <w:rsid w:val="00490EED"/>
    <w:rsid w:val="00491D03"/>
    <w:rsid w:val="00492C92"/>
    <w:rsid w:val="00493006"/>
    <w:rsid w:val="00493C84"/>
    <w:rsid w:val="00494133"/>
    <w:rsid w:val="00494CFF"/>
    <w:rsid w:val="00495582"/>
    <w:rsid w:val="00495A2C"/>
    <w:rsid w:val="004964BE"/>
    <w:rsid w:val="00497F5F"/>
    <w:rsid w:val="004A03F4"/>
    <w:rsid w:val="004A1274"/>
    <w:rsid w:val="004A27FC"/>
    <w:rsid w:val="004A30B7"/>
    <w:rsid w:val="004A37FB"/>
    <w:rsid w:val="004A3900"/>
    <w:rsid w:val="004A44E0"/>
    <w:rsid w:val="004A595A"/>
    <w:rsid w:val="004A7C98"/>
    <w:rsid w:val="004B052D"/>
    <w:rsid w:val="004B0B09"/>
    <w:rsid w:val="004B1600"/>
    <w:rsid w:val="004B16E7"/>
    <w:rsid w:val="004B2125"/>
    <w:rsid w:val="004B3357"/>
    <w:rsid w:val="004B376C"/>
    <w:rsid w:val="004B4DAA"/>
    <w:rsid w:val="004B5BC8"/>
    <w:rsid w:val="004B64F6"/>
    <w:rsid w:val="004C09CB"/>
    <w:rsid w:val="004C0D9F"/>
    <w:rsid w:val="004C14DD"/>
    <w:rsid w:val="004C1B6E"/>
    <w:rsid w:val="004C2EBA"/>
    <w:rsid w:val="004C367C"/>
    <w:rsid w:val="004C41F1"/>
    <w:rsid w:val="004C4884"/>
    <w:rsid w:val="004C4FF3"/>
    <w:rsid w:val="004C51F8"/>
    <w:rsid w:val="004C5320"/>
    <w:rsid w:val="004C7C12"/>
    <w:rsid w:val="004C7DC8"/>
    <w:rsid w:val="004D0151"/>
    <w:rsid w:val="004D10DD"/>
    <w:rsid w:val="004D1C10"/>
    <w:rsid w:val="004D2D57"/>
    <w:rsid w:val="004D56AD"/>
    <w:rsid w:val="004D5817"/>
    <w:rsid w:val="004D5AAE"/>
    <w:rsid w:val="004D5EAD"/>
    <w:rsid w:val="004D747D"/>
    <w:rsid w:val="004D77AC"/>
    <w:rsid w:val="004E07A7"/>
    <w:rsid w:val="004E1B24"/>
    <w:rsid w:val="004E2AEC"/>
    <w:rsid w:val="004E316F"/>
    <w:rsid w:val="004E3EE2"/>
    <w:rsid w:val="004E457B"/>
    <w:rsid w:val="004E4F88"/>
    <w:rsid w:val="004E5495"/>
    <w:rsid w:val="004E57BE"/>
    <w:rsid w:val="004E69CE"/>
    <w:rsid w:val="004E6E63"/>
    <w:rsid w:val="004E78F7"/>
    <w:rsid w:val="004F4D84"/>
    <w:rsid w:val="004F5785"/>
    <w:rsid w:val="004F681B"/>
    <w:rsid w:val="00500279"/>
    <w:rsid w:val="00500DAB"/>
    <w:rsid w:val="00502729"/>
    <w:rsid w:val="00502808"/>
    <w:rsid w:val="0050328D"/>
    <w:rsid w:val="00503CEE"/>
    <w:rsid w:val="00506795"/>
    <w:rsid w:val="005101F8"/>
    <w:rsid w:val="005107E1"/>
    <w:rsid w:val="00510912"/>
    <w:rsid w:val="00510BCD"/>
    <w:rsid w:val="00510D34"/>
    <w:rsid w:val="0051268F"/>
    <w:rsid w:val="0051282F"/>
    <w:rsid w:val="00513961"/>
    <w:rsid w:val="00514099"/>
    <w:rsid w:val="00515AF8"/>
    <w:rsid w:val="005169DF"/>
    <w:rsid w:val="00516ED5"/>
    <w:rsid w:val="00517CA1"/>
    <w:rsid w:val="00520048"/>
    <w:rsid w:val="005200A8"/>
    <w:rsid w:val="005200CA"/>
    <w:rsid w:val="00520F63"/>
    <w:rsid w:val="00522A9B"/>
    <w:rsid w:val="00523C8B"/>
    <w:rsid w:val="005267B1"/>
    <w:rsid w:val="00526A7A"/>
    <w:rsid w:val="00526DEC"/>
    <w:rsid w:val="005274D2"/>
    <w:rsid w:val="005308F8"/>
    <w:rsid w:val="00531C04"/>
    <w:rsid w:val="005322F2"/>
    <w:rsid w:val="0053353D"/>
    <w:rsid w:val="0053412F"/>
    <w:rsid w:val="00534D13"/>
    <w:rsid w:val="005356D9"/>
    <w:rsid w:val="005357FB"/>
    <w:rsid w:val="0053607C"/>
    <w:rsid w:val="005363FF"/>
    <w:rsid w:val="005365E0"/>
    <w:rsid w:val="005368C7"/>
    <w:rsid w:val="00536FC5"/>
    <w:rsid w:val="00537157"/>
    <w:rsid w:val="00537BE0"/>
    <w:rsid w:val="005418D6"/>
    <w:rsid w:val="00541904"/>
    <w:rsid w:val="00541BF1"/>
    <w:rsid w:val="005425D8"/>
    <w:rsid w:val="005428FC"/>
    <w:rsid w:val="00543012"/>
    <w:rsid w:val="00544398"/>
    <w:rsid w:val="005443F8"/>
    <w:rsid w:val="00544D9A"/>
    <w:rsid w:val="00545AD5"/>
    <w:rsid w:val="00545E36"/>
    <w:rsid w:val="0054760D"/>
    <w:rsid w:val="005476E2"/>
    <w:rsid w:val="005477FB"/>
    <w:rsid w:val="00550009"/>
    <w:rsid w:val="005504F8"/>
    <w:rsid w:val="00550B0D"/>
    <w:rsid w:val="005521A5"/>
    <w:rsid w:val="005531F3"/>
    <w:rsid w:val="005547B3"/>
    <w:rsid w:val="0055544B"/>
    <w:rsid w:val="00556342"/>
    <w:rsid w:val="005564FD"/>
    <w:rsid w:val="00556963"/>
    <w:rsid w:val="00556FC0"/>
    <w:rsid w:val="005577CC"/>
    <w:rsid w:val="00557CA8"/>
    <w:rsid w:val="0056090A"/>
    <w:rsid w:val="00560AF7"/>
    <w:rsid w:val="005614ED"/>
    <w:rsid w:val="0056160D"/>
    <w:rsid w:val="00562335"/>
    <w:rsid w:val="00562345"/>
    <w:rsid w:val="00562768"/>
    <w:rsid w:val="00564660"/>
    <w:rsid w:val="00566F20"/>
    <w:rsid w:val="005670D8"/>
    <w:rsid w:val="00570666"/>
    <w:rsid w:val="00571120"/>
    <w:rsid w:val="00573778"/>
    <w:rsid w:val="00573C80"/>
    <w:rsid w:val="005744C8"/>
    <w:rsid w:val="00574AD6"/>
    <w:rsid w:val="00575129"/>
    <w:rsid w:val="00576E4D"/>
    <w:rsid w:val="005778F9"/>
    <w:rsid w:val="00577F65"/>
    <w:rsid w:val="00580413"/>
    <w:rsid w:val="00582036"/>
    <w:rsid w:val="00584BB1"/>
    <w:rsid w:val="00584E44"/>
    <w:rsid w:val="00584FBC"/>
    <w:rsid w:val="00585431"/>
    <w:rsid w:val="00585960"/>
    <w:rsid w:val="00586622"/>
    <w:rsid w:val="005873AE"/>
    <w:rsid w:val="00587B3B"/>
    <w:rsid w:val="005906FD"/>
    <w:rsid w:val="005909A6"/>
    <w:rsid w:val="005909BD"/>
    <w:rsid w:val="00590F47"/>
    <w:rsid w:val="005918A0"/>
    <w:rsid w:val="00591B96"/>
    <w:rsid w:val="005921BE"/>
    <w:rsid w:val="00592F84"/>
    <w:rsid w:val="005931E6"/>
    <w:rsid w:val="00593305"/>
    <w:rsid w:val="00593C41"/>
    <w:rsid w:val="00593EB4"/>
    <w:rsid w:val="00594CA7"/>
    <w:rsid w:val="005956E9"/>
    <w:rsid w:val="00595878"/>
    <w:rsid w:val="00595C1D"/>
    <w:rsid w:val="00595E6C"/>
    <w:rsid w:val="0059704C"/>
    <w:rsid w:val="00597DCE"/>
    <w:rsid w:val="005A09D9"/>
    <w:rsid w:val="005A0FF5"/>
    <w:rsid w:val="005A18FF"/>
    <w:rsid w:val="005A1980"/>
    <w:rsid w:val="005A1E44"/>
    <w:rsid w:val="005A3CB5"/>
    <w:rsid w:val="005A44C6"/>
    <w:rsid w:val="005A4876"/>
    <w:rsid w:val="005A615B"/>
    <w:rsid w:val="005A6706"/>
    <w:rsid w:val="005A6E6A"/>
    <w:rsid w:val="005B03C0"/>
    <w:rsid w:val="005B2F99"/>
    <w:rsid w:val="005B3591"/>
    <w:rsid w:val="005B49C3"/>
    <w:rsid w:val="005B530F"/>
    <w:rsid w:val="005B67D9"/>
    <w:rsid w:val="005B6D2C"/>
    <w:rsid w:val="005C246E"/>
    <w:rsid w:val="005C311A"/>
    <w:rsid w:val="005C3E30"/>
    <w:rsid w:val="005C4A99"/>
    <w:rsid w:val="005C4AF8"/>
    <w:rsid w:val="005C4F9F"/>
    <w:rsid w:val="005C5DD7"/>
    <w:rsid w:val="005C6BDB"/>
    <w:rsid w:val="005D0282"/>
    <w:rsid w:val="005D0CC7"/>
    <w:rsid w:val="005D15D2"/>
    <w:rsid w:val="005D25F1"/>
    <w:rsid w:val="005D2BC2"/>
    <w:rsid w:val="005D4DD5"/>
    <w:rsid w:val="005D5268"/>
    <w:rsid w:val="005D69D6"/>
    <w:rsid w:val="005D6C42"/>
    <w:rsid w:val="005D735E"/>
    <w:rsid w:val="005E072B"/>
    <w:rsid w:val="005E107F"/>
    <w:rsid w:val="005E10C5"/>
    <w:rsid w:val="005E26AB"/>
    <w:rsid w:val="005E37B2"/>
    <w:rsid w:val="005E4D6B"/>
    <w:rsid w:val="005E526C"/>
    <w:rsid w:val="005E764F"/>
    <w:rsid w:val="005E769E"/>
    <w:rsid w:val="005E7A4C"/>
    <w:rsid w:val="005F204E"/>
    <w:rsid w:val="005F3300"/>
    <w:rsid w:val="005F3535"/>
    <w:rsid w:val="005F38A6"/>
    <w:rsid w:val="005F6879"/>
    <w:rsid w:val="0060084A"/>
    <w:rsid w:val="00601517"/>
    <w:rsid w:val="00602E4D"/>
    <w:rsid w:val="00604705"/>
    <w:rsid w:val="00605B78"/>
    <w:rsid w:val="00605E80"/>
    <w:rsid w:val="006060C2"/>
    <w:rsid w:val="0060701B"/>
    <w:rsid w:val="00610058"/>
    <w:rsid w:val="00611247"/>
    <w:rsid w:val="00612624"/>
    <w:rsid w:val="0061380F"/>
    <w:rsid w:val="00613B6C"/>
    <w:rsid w:val="00614877"/>
    <w:rsid w:val="00615314"/>
    <w:rsid w:val="00615591"/>
    <w:rsid w:val="006164DA"/>
    <w:rsid w:val="00617722"/>
    <w:rsid w:val="00617B6D"/>
    <w:rsid w:val="006202BF"/>
    <w:rsid w:val="006219AD"/>
    <w:rsid w:val="00621E20"/>
    <w:rsid w:val="0062218F"/>
    <w:rsid w:val="00622480"/>
    <w:rsid w:val="0062309C"/>
    <w:rsid w:val="00623FEB"/>
    <w:rsid w:val="00625943"/>
    <w:rsid w:val="00625B67"/>
    <w:rsid w:val="006264DB"/>
    <w:rsid w:val="00626511"/>
    <w:rsid w:val="00626956"/>
    <w:rsid w:val="00630042"/>
    <w:rsid w:val="00630FA0"/>
    <w:rsid w:val="006355C5"/>
    <w:rsid w:val="00635772"/>
    <w:rsid w:val="00635A89"/>
    <w:rsid w:val="00635AA3"/>
    <w:rsid w:val="00636349"/>
    <w:rsid w:val="0063648F"/>
    <w:rsid w:val="00636783"/>
    <w:rsid w:val="0064053F"/>
    <w:rsid w:val="00640CB0"/>
    <w:rsid w:val="00642EDD"/>
    <w:rsid w:val="00643FE7"/>
    <w:rsid w:val="00644128"/>
    <w:rsid w:val="006448D6"/>
    <w:rsid w:val="00644A76"/>
    <w:rsid w:val="00645D85"/>
    <w:rsid w:val="0064647B"/>
    <w:rsid w:val="00650B49"/>
    <w:rsid w:val="00651409"/>
    <w:rsid w:val="006518DD"/>
    <w:rsid w:val="00652BD9"/>
    <w:rsid w:val="0065335E"/>
    <w:rsid w:val="00653576"/>
    <w:rsid w:val="006550BB"/>
    <w:rsid w:val="00656386"/>
    <w:rsid w:val="00657717"/>
    <w:rsid w:val="00660AD0"/>
    <w:rsid w:val="00662732"/>
    <w:rsid w:val="006634E5"/>
    <w:rsid w:val="00663772"/>
    <w:rsid w:val="00663A93"/>
    <w:rsid w:val="00663B29"/>
    <w:rsid w:val="006642E7"/>
    <w:rsid w:val="0066577E"/>
    <w:rsid w:val="0066644C"/>
    <w:rsid w:val="006669FC"/>
    <w:rsid w:val="00667362"/>
    <w:rsid w:val="00667C35"/>
    <w:rsid w:val="00667F54"/>
    <w:rsid w:val="00670CF8"/>
    <w:rsid w:val="00670D35"/>
    <w:rsid w:val="00672C1C"/>
    <w:rsid w:val="0067340C"/>
    <w:rsid w:val="0067345C"/>
    <w:rsid w:val="00674381"/>
    <w:rsid w:val="00675908"/>
    <w:rsid w:val="0067710D"/>
    <w:rsid w:val="00677534"/>
    <w:rsid w:val="0067773A"/>
    <w:rsid w:val="00677C47"/>
    <w:rsid w:val="00681176"/>
    <w:rsid w:val="0068290B"/>
    <w:rsid w:val="0068385C"/>
    <w:rsid w:val="00683C36"/>
    <w:rsid w:val="00684397"/>
    <w:rsid w:val="00684DA1"/>
    <w:rsid w:val="006863C6"/>
    <w:rsid w:val="006863F8"/>
    <w:rsid w:val="00686788"/>
    <w:rsid w:val="00686793"/>
    <w:rsid w:val="00686B10"/>
    <w:rsid w:val="00687D44"/>
    <w:rsid w:val="00687DED"/>
    <w:rsid w:val="00690938"/>
    <w:rsid w:val="0069189E"/>
    <w:rsid w:val="00693456"/>
    <w:rsid w:val="00695AD7"/>
    <w:rsid w:val="006970DC"/>
    <w:rsid w:val="00697460"/>
    <w:rsid w:val="006978F5"/>
    <w:rsid w:val="00697C5D"/>
    <w:rsid w:val="006A057E"/>
    <w:rsid w:val="006A065A"/>
    <w:rsid w:val="006A0DE2"/>
    <w:rsid w:val="006A1631"/>
    <w:rsid w:val="006A16E6"/>
    <w:rsid w:val="006A246E"/>
    <w:rsid w:val="006A2A0F"/>
    <w:rsid w:val="006A33CF"/>
    <w:rsid w:val="006A342B"/>
    <w:rsid w:val="006A4290"/>
    <w:rsid w:val="006A497E"/>
    <w:rsid w:val="006A4BF3"/>
    <w:rsid w:val="006A5A57"/>
    <w:rsid w:val="006A6B50"/>
    <w:rsid w:val="006A6FEB"/>
    <w:rsid w:val="006A7347"/>
    <w:rsid w:val="006A7DDD"/>
    <w:rsid w:val="006B0D4C"/>
    <w:rsid w:val="006B1918"/>
    <w:rsid w:val="006B1B94"/>
    <w:rsid w:val="006B47C9"/>
    <w:rsid w:val="006B4D71"/>
    <w:rsid w:val="006B5E13"/>
    <w:rsid w:val="006B6178"/>
    <w:rsid w:val="006C0A6A"/>
    <w:rsid w:val="006C1622"/>
    <w:rsid w:val="006C1FF0"/>
    <w:rsid w:val="006C2324"/>
    <w:rsid w:val="006C3B0B"/>
    <w:rsid w:val="006C44F9"/>
    <w:rsid w:val="006C58E2"/>
    <w:rsid w:val="006C60FB"/>
    <w:rsid w:val="006C69C2"/>
    <w:rsid w:val="006D0399"/>
    <w:rsid w:val="006D2053"/>
    <w:rsid w:val="006D260E"/>
    <w:rsid w:val="006D34C6"/>
    <w:rsid w:val="006D446C"/>
    <w:rsid w:val="006D50F6"/>
    <w:rsid w:val="006D53E1"/>
    <w:rsid w:val="006D6296"/>
    <w:rsid w:val="006D63BB"/>
    <w:rsid w:val="006D65F6"/>
    <w:rsid w:val="006D689B"/>
    <w:rsid w:val="006E22EE"/>
    <w:rsid w:val="006E2A7E"/>
    <w:rsid w:val="006E2B2D"/>
    <w:rsid w:val="006E30C2"/>
    <w:rsid w:val="006E5278"/>
    <w:rsid w:val="006E53BD"/>
    <w:rsid w:val="006E62DB"/>
    <w:rsid w:val="006F1750"/>
    <w:rsid w:val="006F1D68"/>
    <w:rsid w:val="006F1E03"/>
    <w:rsid w:val="006F2552"/>
    <w:rsid w:val="006F30B5"/>
    <w:rsid w:val="006F5454"/>
    <w:rsid w:val="006F5963"/>
    <w:rsid w:val="006F6025"/>
    <w:rsid w:val="006F679E"/>
    <w:rsid w:val="006F67E7"/>
    <w:rsid w:val="006F6C21"/>
    <w:rsid w:val="007009EE"/>
    <w:rsid w:val="00702E8A"/>
    <w:rsid w:val="00702FDB"/>
    <w:rsid w:val="00703833"/>
    <w:rsid w:val="0070453A"/>
    <w:rsid w:val="00704948"/>
    <w:rsid w:val="00704B4B"/>
    <w:rsid w:val="007052CC"/>
    <w:rsid w:val="00706550"/>
    <w:rsid w:val="0070671B"/>
    <w:rsid w:val="00710633"/>
    <w:rsid w:val="00711229"/>
    <w:rsid w:val="007119D0"/>
    <w:rsid w:val="00712066"/>
    <w:rsid w:val="007125E7"/>
    <w:rsid w:val="00712F45"/>
    <w:rsid w:val="007138F7"/>
    <w:rsid w:val="00713FBA"/>
    <w:rsid w:val="00714487"/>
    <w:rsid w:val="00714497"/>
    <w:rsid w:val="007144D7"/>
    <w:rsid w:val="00714718"/>
    <w:rsid w:val="007150FC"/>
    <w:rsid w:val="00715503"/>
    <w:rsid w:val="007155C8"/>
    <w:rsid w:val="00716650"/>
    <w:rsid w:val="007166C2"/>
    <w:rsid w:val="00716DC4"/>
    <w:rsid w:val="0072068E"/>
    <w:rsid w:val="007215BA"/>
    <w:rsid w:val="00722867"/>
    <w:rsid w:val="007245E9"/>
    <w:rsid w:val="0072478B"/>
    <w:rsid w:val="00725468"/>
    <w:rsid w:val="00725639"/>
    <w:rsid w:val="00726240"/>
    <w:rsid w:val="00726583"/>
    <w:rsid w:val="007273C7"/>
    <w:rsid w:val="0072797A"/>
    <w:rsid w:val="0073010E"/>
    <w:rsid w:val="00731D7C"/>
    <w:rsid w:val="00732BEA"/>
    <w:rsid w:val="007341B4"/>
    <w:rsid w:val="00734721"/>
    <w:rsid w:val="007352AF"/>
    <w:rsid w:val="00735714"/>
    <w:rsid w:val="00735A53"/>
    <w:rsid w:val="007377C9"/>
    <w:rsid w:val="00737DAB"/>
    <w:rsid w:val="007402C2"/>
    <w:rsid w:val="007422C1"/>
    <w:rsid w:val="007436A6"/>
    <w:rsid w:val="00744BAC"/>
    <w:rsid w:val="00744E4B"/>
    <w:rsid w:val="00744F5C"/>
    <w:rsid w:val="007471A4"/>
    <w:rsid w:val="00747FC9"/>
    <w:rsid w:val="00750571"/>
    <w:rsid w:val="007505B7"/>
    <w:rsid w:val="007513C9"/>
    <w:rsid w:val="00752899"/>
    <w:rsid w:val="007534F6"/>
    <w:rsid w:val="00754D4D"/>
    <w:rsid w:val="007553B9"/>
    <w:rsid w:val="007560A0"/>
    <w:rsid w:val="00756678"/>
    <w:rsid w:val="0075755A"/>
    <w:rsid w:val="00757F20"/>
    <w:rsid w:val="00760652"/>
    <w:rsid w:val="00761280"/>
    <w:rsid w:val="00761BCD"/>
    <w:rsid w:val="00762A43"/>
    <w:rsid w:val="00762D61"/>
    <w:rsid w:val="00763779"/>
    <w:rsid w:val="007640AC"/>
    <w:rsid w:val="00764261"/>
    <w:rsid w:val="0076466B"/>
    <w:rsid w:val="00766644"/>
    <w:rsid w:val="00767A4A"/>
    <w:rsid w:val="00770B63"/>
    <w:rsid w:val="00771B6B"/>
    <w:rsid w:val="00772732"/>
    <w:rsid w:val="00772EF4"/>
    <w:rsid w:val="00773A0E"/>
    <w:rsid w:val="00774BA2"/>
    <w:rsid w:val="007754FE"/>
    <w:rsid w:val="00775A81"/>
    <w:rsid w:val="00775BF2"/>
    <w:rsid w:val="00775EA1"/>
    <w:rsid w:val="007764C3"/>
    <w:rsid w:val="00777937"/>
    <w:rsid w:val="00780B7D"/>
    <w:rsid w:val="00780F85"/>
    <w:rsid w:val="007811B2"/>
    <w:rsid w:val="007811C7"/>
    <w:rsid w:val="00781767"/>
    <w:rsid w:val="0078194A"/>
    <w:rsid w:val="00782570"/>
    <w:rsid w:val="00782692"/>
    <w:rsid w:val="00782F44"/>
    <w:rsid w:val="00783A9D"/>
    <w:rsid w:val="00784A74"/>
    <w:rsid w:val="00784E77"/>
    <w:rsid w:val="007861FD"/>
    <w:rsid w:val="00786254"/>
    <w:rsid w:val="00786FFE"/>
    <w:rsid w:val="007879DA"/>
    <w:rsid w:val="00787E6C"/>
    <w:rsid w:val="0079045B"/>
    <w:rsid w:val="007914EE"/>
    <w:rsid w:val="00791CE2"/>
    <w:rsid w:val="007930B8"/>
    <w:rsid w:val="007937E8"/>
    <w:rsid w:val="00793D66"/>
    <w:rsid w:val="00795005"/>
    <w:rsid w:val="0079668E"/>
    <w:rsid w:val="007A02D2"/>
    <w:rsid w:val="007A0ED0"/>
    <w:rsid w:val="007A1008"/>
    <w:rsid w:val="007A1039"/>
    <w:rsid w:val="007A187A"/>
    <w:rsid w:val="007A226D"/>
    <w:rsid w:val="007A2631"/>
    <w:rsid w:val="007A2B15"/>
    <w:rsid w:val="007A3013"/>
    <w:rsid w:val="007A353C"/>
    <w:rsid w:val="007A3EAD"/>
    <w:rsid w:val="007A435A"/>
    <w:rsid w:val="007A4534"/>
    <w:rsid w:val="007A47DB"/>
    <w:rsid w:val="007A496C"/>
    <w:rsid w:val="007A54FE"/>
    <w:rsid w:val="007A5A1F"/>
    <w:rsid w:val="007A5EF1"/>
    <w:rsid w:val="007A70C7"/>
    <w:rsid w:val="007A7BB2"/>
    <w:rsid w:val="007B17BE"/>
    <w:rsid w:val="007B329B"/>
    <w:rsid w:val="007B33F9"/>
    <w:rsid w:val="007B38F3"/>
    <w:rsid w:val="007B4059"/>
    <w:rsid w:val="007B4C19"/>
    <w:rsid w:val="007B5E4A"/>
    <w:rsid w:val="007B688E"/>
    <w:rsid w:val="007B6AFE"/>
    <w:rsid w:val="007B748B"/>
    <w:rsid w:val="007B76EA"/>
    <w:rsid w:val="007C0AE8"/>
    <w:rsid w:val="007C1591"/>
    <w:rsid w:val="007C2B0B"/>
    <w:rsid w:val="007C42E5"/>
    <w:rsid w:val="007C54A4"/>
    <w:rsid w:val="007C5BFA"/>
    <w:rsid w:val="007C66A4"/>
    <w:rsid w:val="007D21A7"/>
    <w:rsid w:val="007D21B8"/>
    <w:rsid w:val="007D25B7"/>
    <w:rsid w:val="007D2BEA"/>
    <w:rsid w:val="007D2E0D"/>
    <w:rsid w:val="007D338C"/>
    <w:rsid w:val="007D3414"/>
    <w:rsid w:val="007D3C78"/>
    <w:rsid w:val="007D3CF2"/>
    <w:rsid w:val="007D3E95"/>
    <w:rsid w:val="007D4ECF"/>
    <w:rsid w:val="007D5935"/>
    <w:rsid w:val="007D5FC8"/>
    <w:rsid w:val="007D61F8"/>
    <w:rsid w:val="007D654D"/>
    <w:rsid w:val="007D65AF"/>
    <w:rsid w:val="007E4214"/>
    <w:rsid w:val="007E4330"/>
    <w:rsid w:val="007E46C3"/>
    <w:rsid w:val="007E4902"/>
    <w:rsid w:val="007E5727"/>
    <w:rsid w:val="007E7CC2"/>
    <w:rsid w:val="007F02E8"/>
    <w:rsid w:val="007F14F8"/>
    <w:rsid w:val="007F1D66"/>
    <w:rsid w:val="007F301A"/>
    <w:rsid w:val="007F5005"/>
    <w:rsid w:val="007F6B3A"/>
    <w:rsid w:val="007F6D6F"/>
    <w:rsid w:val="00800105"/>
    <w:rsid w:val="00800AB3"/>
    <w:rsid w:val="008014D4"/>
    <w:rsid w:val="00801DAA"/>
    <w:rsid w:val="00802D2A"/>
    <w:rsid w:val="008035D8"/>
    <w:rsid w:val="0080396E"/>
    <w:rsid w:val="00803EC0"/>
    <w:rsid w:val="00803F2E"/>
    <w:rsid w:val="00803F6F"/>
    <w:rsid w:val="0080479B"/>
    <w:rsid w:val="00805B18"/>
    <w:rsid w:val="00806D76"/>
    <w:rsid w:val="0081062B"/>
    <w:rsid w:val="008108F3"/>
    <w:rsid w:val="0081117B"/>
    <w:rsid w:val="0081161B"/>
    <w:rsid w:val="00812F95"/>
    <w:rsid w:val="00814245"/>
    <w:rsid w:val="00814A18"/>
    <w:rsid w:val="00814FC5"/>
    <w:rsid w:val="0081681B"/>
    <w:rsid w:val="008172F9"/>
    <w:rsid w:val="00817866"/>
    <w:rsid w:val="00820FF2"/>
    <w:rsid w:val="00821119"/>
    <w:rsid w:val="008215BE"/>
    <w:rsid w:val="008218BA"/>
    <w:rsid w:val="00821C63"/>
    <w:rsid w:val="0082279D"/>
    <w:rsid w:val="00822E26"/>
    <w:rsid w:val="00823553"/>
    <w:rsid w:val="00824608"/>
    <w:rsid w:val="0082516A"/>
    <w:rsid w:val="00825CCC"/>
    <w:rsid w:val="00826A1D"/>
    <w:rsid w:val="00826AD3"/>
    <w:rsid w:val="00827718"/>
    <w:rsid w:val="00827F59"/>
    <w:rsid w:val="00830045"/>
    <w:rsid w:val="0083044C"/>
    <w:rsid w:val="0083141F"/>
    <w:rsid w:val="00831E49"/>
    <w:rsid w:val="00831EE7"/>
    <w:rsid w:val="008325F2"/>
    <w:rsid w:val="00832A70"/>
    <w:rsid w:val="00832CC3"/>
    <w:rsid w:val="008331C2"/>
    <w:rsid w:val="00834A30"/>
    <w:rsid w:val="008365D7"/>
    <w:rsid w:val="00837075"/>
    <w:rsid w:val="00837306"/>
    <w:rsid w:val="00837802"/>
    <w:rsid w:val="00840826"/>
    <w:rsid w:val="00841534"/>
    <w:rsid w:val="008426F1"/>
    <w:rsid w:val="00842EF4"/>
    <w:rsid w:val="008433D6"/>
    <w:rsid w:val="008436A3"/>
    <w:rsid w:val="00843E18"/>
    <w:rsid w:val="00844530"/>
    <w:rsid w:val="00845588"/>
    <w:rsid w:val="00845F9A"/>
    <w:rsid w:val="008461EB"/>
    <w:rsid w:val="00846C3A"/>
    <w:rsid w:val="00846F13"/>
    <w:rsid w:val="0084718C"/>
    <w:rsid w:val="0084765E"/>
    <w:rsid w:val="0085005E"/>
    <w:rsid w:val="008507CE"/>
    <w:rsid w:val="008509DB"/>
    <w:rsid w:val="008515AD"/>
    <w:rsid w:val="00851897"/>
    <w:rsid w:val="00851CE5"/>
    <w:rsid w:val="00853097"/>
    <w:rsid w:val="00853281"/>
    <w:rsid w:val="0085333B"/>
    <w:rsid w:val="008535F4"/>
    <w:rsid w:val="00853935"/>
    <w:rsid w:val="00853FA2"/>
    <w:rsid w:val="00855328"/>
    <w:rsid w:val="00855DD2"/>
    <w:rsid w:val="008562DF"/>
    <w:rsid w:val="008566C1"/>
    <w:rsid w:val="00856B46"/>
    <w:rsid w:val="00857985"/>
    <w:rsid w:val="00857A09"/>
    <w:rsid w:val="008600A3"/>
    <w:rsid w:val="0086018D"/>
    <w:rsid w:val="00860D9E"/>
    <w:rsid w:val="0086190B"/>
    <w:rsid w:val="00861EAB"/>
    <w:rsid w:val="00862E02"/>
    <w:rsid w:val="00863626"/>
    <w:rsid w:val="00863BC3"/>
    <w:rsid w:val="00863D0E"/>
    <w:rsid w:val="00863DB1"/>
    <w:rsid w:val="0086434C"/>
    <w:rsid w:val="00864FC0"/>
    <w:rsid w:val="008651D8"/>
    <w:rsid w:val="00865621"/>
    <w:rsid w:val="00867913"/>
    <w:rsid w:val="008701C7"/>
    <w:rsid w:val="0087336E"/>
    <w:rsid w:val="0087368A"/>
    <w:rsid w:val="00874994"/>
    <w:rsid w:val="008753C1"/>
    <w:rsid w:val="00875454"/>
    <w:rsid w:val="0087575C"/>
    <w:rsid w:val="00877BE2"/>
    <w:rsid w:val="00880846"/>
    <w:rsid w:val="00881A54"/>
    <w:rsid w:val="00881BEB"/>
    <w:rsid w:val="008833E5"/>
    <w:rsid w:val="0088372B"/>
    <w:rsid w:val="0088461D"/>
    <w:rsid w:val="0088514C"/>
    <w:rsid w:val="00885771"/>
    <w:rsid w:val="0088731A"/>
    <w:rsid w:val="00887511"/>
    <w:rsid w:val="00887710"/>
    <w:rsid w:val="00887C84"/>
    <w:rsid w:val="00891092"/>
    <w:rsid w:val="0089184F"/>
    <w:rsid w:val="00892786"/>
    <w:rsid w:val="008928BD"/>
    <w:rsid w:val="00892CD4"/>
    <w:rsid w:val="00894AC2"/>
    <w:rsid w:val="00895DF1"/>
    <w:rsid w:val="00896077"/>
    <w:rsid w:val="008976EF"/>
    <w:rsid w:val="00897C0D"/>
    <w:rsid w:val="008A0447"/>
    <w:rsid w:val="008A044A"/>
    <w:rsid w:val="008A06F4"/>
    <w:rsid w:val="008A0DBF"/>
    <w:rsid w:val="008A22D2"/>
    <w:rsid w:val="008A25D8"/>
    <w:rsid w:val="008A26E6"/>
    <w:rsid w:val="008A5CF4"/>
    <w:rsid w:val="008A5D1D"/>
    <w:rsid w:val="008A5F29"/>
    <w:rsid w:val="008A69B6"/>
    <w:rsid w:val="008A7BD2"/>
    <w:rsid w:val="008B0ECF"/>
    <w:rsid w:val="008B1C40"/>
    <w:rsid w:val="008B1F9B"/>
    <w:rsid w:val="008B2B3C"/>
    <w:rsid w:val="008B347B"/>
    <w:rsid w:val="008B3513"/>
    <w:rsid w:val="008B3840"/>
    <w:rsid w:val="008B46B9"/>
    <w:rsid w:val="008B4B55"/>
    <w:rsid w:val="008B51BF"/>
    <w:rsid w:val="008B536D"/>
    <w:rsid w:val="008B5AC2"/>
    <w:rsid w:val="008B70F3"/>
    <w:rsid w:val="008B77D1"/>
    <w:rsid w:val="008C1AF4"/>
    <w:rsid w:val="008C28DC"/>
    <w:rsid w:val="008C2948"/>
    <w:rsid w:val="008C3084"/>
    <w:rsid w:val="008C3623"/>
    <w:rsid w:val="008C4B39"/>
    <w:rsid w:val="008C6426"/>
    <w:rsid w:val="008C68C4"/>
    <w:rsid w:val="008C6CA0"/>
    <w:rsid w:val="008C7295"/>
    <w:rsid w:val="008C7A4D"/>
    <w:rsid w:val="008C7BC0"/>
    <w:rsid w:val="008D0EE2"/>
    <w:rsid w:val="008D175B"/>
    <w:rsid w:val="008D198F"/>
    <w:rsid w:val="008D1D17"/>
    <w:rsid w:val="008D3C4A"/>
    <w:rsid w:val="008D42DD"/>
    <w:rsid w:val="008D4A80"/>
    <w:rsid w:val="008D4CF9"/>
    <w:rsid w:val="008D4EB2"/>
    <w:rsid w:val="008D57EF"/>
    <w:rsid w:val="008D5B46"/>
    <w:rsid w:val="008D5B59"/>
    <w:rsid w:val="008D5C0F"/>
    <w:rsid w:val="008D65D6"/>
    <w:rsid w:val="008D6852"/>
    <w:rsid w:val="008D7140"/>
    <w:rsid w:val="008E19F1"/>
    <w:rsid w:val="008E2FEC"/>
    <w:rsid w:val="008E30AC"/>
    <w:rsid w:val="008E38E4"/>
    <w:rsid w:val="008E4B40"/>
    <w:rsid w:val="008E4FD0"/>
    <w:rsid w:val="008E5170"/>
    <w:rsid w:val="008E59EE"/>
    <w:rsid w:val="008E6A01"/>
    <w:rsid w:val="008F0070"/>
    <w:rsid w:val="008F00B7"/>
    <w:rsid w:val="008F0ED2"/>
    <w:rsid w:val="008F1CD6"/>
    <w:rsid w:val="008F2A59"/>
    <w:rsid w:val="008F3053"/>
    <w:rsid w:val="008F3614"/>
    <w:rsid w:val="008F40B6"/>
    <w:rsid w:val="008F4552"/>
    <w:rsid w:val="008F4DBC"/>
    <w:rsid w:val="008F4E87"/>
    <w:rsid w:val="008F6D69"/>
    <w:rsid w:val="008F7217"/>
    <w:rsid w:val="00900B5F"/>
    <w:rsid w:val="00900FFE"/>
    <w:rsid w:val="00902851"/>
    <w:rsid w:val="00902F35"/>
    <w:rsid w:val="00903BD8"/>
    <w:rsid w:val="00904CCD"/>
    <w:rsid w:val="00905C2E"/>
    <w:rsid w:val="00905F91"/>
    <w:rsid w:val="00906750"/>
    <w:rsid w:val="00907EF7"/>
    <w:rsid w:val="009107CC"/>
    <w:rsid w:val="009124F0"/>
    <w:rsid w:val="0091337F"/>
    <w:rsid w:val="00914204"/>
    <w:rsid w:val="00914F98"/>
    <w:rsid w:val="00915788"/>
    <w:rsid w:val="009160BA"/>
    <w:rsid w:val="0091642C"/>
    <w:rsid w:val="00916636"/>
    <w:rsid w:val="009169DE"/>
    <w:rsid w:val="00920FAC"/>
    <w:rsid w:val="0092496B"/>
    <w:rsid w:val="00927AA2"/>
    <w:rsid w:val="00930DA6"/>
    <w:rsid w:val="009318D5"/>
    <w:rsid w:val="009320A8"/>
    <w:rsid w:val="00933470"/>
    <w:rsid w:val="00933620"/>
    <w:rsid w:val="009337B4"/>
    <w:rsid w:val="00934749"/>
    <w:rsid w:val="009353A7"/>
    <w:rsid w:val="00935A82"/>
    <w:rsid w:val="0093683E"/>
    <w:rsid w:val="009368A8"/>
    <w:rsid w:val="009371D8"/>
    <w:rsid w:val="00940002"/>
    <w:rsid w:val="0094098B"/>
    <w:rsid w:val="0094190F"/>
    <w:rsid w:val="00941EDD"/>
    <w:rsid w:val="00942835"/>
    <w:rsid w:val="00944FDD"/>
    <w:rsid w:val="00945158"/>
    <w:rsid w:val="009451FC"/>
    <w:rsid w:val="009455B5"/>
    <w:rsid w:val="00947520"/>
    <w:rsid w:val="009477A4"/>
    <w:rsid w:val="00950107"/>
    <w:rsid w:val="00950510"/>
    <w:rsid w:val="009511D9"/>
    <w:rsid w:val="00953C80"/>
    <w:rsid w:val="00954661"/>
    <w:rsid w:val="0095483F"/>
    <w:rsid w:val="00955257"/>
    <w:rsid w:val="009553A1"/>
    <w:rsid w:val="009555A2"/>
    <w:rsid w:val="00955B8C"/>
    <w:rsid w:val="0095775A"/>
    <w:rsid w:val="009579AF"/>
    <w:rsid w:val="009603F3"/>
    <w:rsid w:val="009607A0"/>
    <w:rsid w:val="009608EC"/>
    <w:rsid w:val="00960AAE"/>
    <w:rsid w:val="00960B82"/>
    <w:rsid w:val="009620B7"/>
    <w:rsid w:val="00962C7E"/>
    <w:rsid w:val="00962D21"/>
    <w:rsid w:val="00962EC7"/>
    <w:rsid w:val="009638C7"/>
    <w:rsid w:val="00963F39"/>
    <w:rsid w:val="009649A2"/>
    <w:rsid w:val="00965652"/>
    <w:rsid w:val="0096622F"/>
    <w:rsid w:val="00967C42"/>
    <w:rsid w:val="00967E85"/>
    <w:rsid w:val="00971E0C"/>
    <w:rsid w:val="0097222C"/>
    <w:rsid w:val="009729D3"/>
    <w:rsid w:val="0097399E"/>
    <w:rsid w:val="00973C54"/>
    <w:rsid w:val="00974113"/>
    <w:rsid w:val="00974838"/>
    <w:rsid w:val="00974B58"/>
    <w:rsid w:val="00974F52"/>
    <w:rsid w:val="00975105"/>
    <w:rsid w:val="0097649F"/>
    <w:rsid w:val="00976FC7"/>
    <w:rsid w:val="0097714D"/>
    <w:rsid w:val="0098099D"/>
    <w:rsid w:val="009811A0"/>
    <w:rsid w:val="0098156F"/>
    <w:rsid w:val="00982B9D"/>
    <w:rsid w:val="00983024"/>
    <w:rsid w:val="0098340F"/>
    <w:rsid w:val="0098400C"/>
    <w:rsid w:val="009852C5"/>
    <w:rsid w:val="00986D7C"/>
    <w:rsid w:val="00986E16"/>
    <w:rsid w:val="00990E36"/>
    <w:rsid w:val="009910EB"/>
    <w:rsid w:val="0099153E"/>
    <w:rsid w:val="009922A3"/>
    <w:rsid w:val="00992580"/>
    <w:rsid w:val="009937B1"/>
    <w:rsid w:val="00993C39"/>
    <w:rsid w:val="009943B5"/>
    <w:rsid w:val="00994A90"/>
    <w:rsid w:val="009950E9"/>
    <w:rsid w:val="009A02F1"/>
    <w:rsid w:val="009A0806"/>
    <w:rsid w:val="009A0ACA"/>
    <w:rsid w:val="009A13E0"/>
    <w:rsid w:val="009A13FF"/>
    <w:rsid w:val="009A16C4"/>
    <w:rsid w:val="009A2C85"/>
    <w:rsid w:val="009A2E68"/>
    <w:rsid w:val="009A483C"/>
    <w:rsid w:val="009A5185"/>
    <w:rsid w:val="009A732C"/>
    <w:rsid w:val="009A77A5"/>
    <w:rsid w:val="009B03B0"/>
    <w:rsid w:val="009B0709"/>
    <w:rsid w:val="009B11EF"/>
    <w:rsid w:val="009B1E61"/>
    <w:rsid w:val="009B2412"/>
    <w:rsid w:val="009B2F11"/>
    <w:rsid w:val="009B3513"/>
    <w:rsid w:val="009B5A0E"/>
    <w:rsid w:val="009B60D5"/>
    <w:rsid w:val="009B687A"/>
    <w:rsid w:val="009B737C"/>
    <w:rsid w:val="009C274D"/>
    <w:rsid w:val="009C28BB"/>
    <w:rsid w:val="009C2D57"/>
    <w:rsid w:val="009C3C10"/>
    <w:rsid w:val="009C4EF0"/>
    <w:rsid w:val="009C5B3E"/>
    <w:rsid w:val="009C6464"/>
    <w:rsid w:val="009C6D56"/>
    <w:rsid w:val="009C748E"/>
    <w:rsid w:val="009C7EB6"/>
    <w:rsid w:val="009D0052"/>
    <w:rsid w:val="009D0F42"/>
    <w:rsid w:val="009D12C8"/>
    <w:rsid w:val="009D1665"/>
    <w:rsid w:val="009D1E08"/>
    <w:rsid w:val="009D2636"/>
    <w:rsid w:val="009D2D3A"/>
    <w:rsid w:val="009D3781"/>
    <w:rsid w:val="009D3992"/>
    <w:rsid w:val="009D4299"/>
    <w:rsid w:val="009D4D55"/>
    <w:rsid w:val="009D5435"/>
    <w:rsid w:val="009E03E0"/>
    <w:rsid w:val="009E0C25"/>
    <w:rsid w:val="009E1555"/>
    <w:rsid w:val="009E16DD"/>
    <w:rsid w:val="009E33EF"/>
    <w:rsid w:val="009E349A"/>
    <w:rsid w:val="009E386D"/>
    <w:rsid w:val="009E5A37"/>
    <w:rsid w:val="009F1D4E"/>
    <w:rsid w:val="009F1E00"/>
    <w:rsid w:val="009F308D"/>
    <w:rsid w:val="009F389B"/>
    <w:rsid w:val="009F49B2"/>
    <w:rsid w:val="009F553D"/>
    <w:rsid w:val="009F6CD5"/>
    <w:rsid w:val="009F74C7"/>
    <w:rsid w:val="009F7556"/>
    <w:rsid w:val="00A020F6"/>
    <w:rsid w:val="00A048D2"/>
    <w:rsid w:val="00A07C43"/>
    <w:rsid w:val="00A10425"/>
    <w:rsid w:val="00A1118B"/>
    <w:rsid w:val="00A1120F"/>
    <w:rsid w:val="00A12247"/>
    <w:rsid w:val="00A12437"/>
    <w:rsid w:val="00A1269F"/>
    <w:rsid w:val="00A12DD9"/>
    <w:rsid w:val="00A13CB7"/>
    <w:rsid w:val="00A13E88"/>
    <w:rsid w:val="00A14B08"/>
    <w:rsid w:val="00A1502A"/>
    <w:rsid w:val="00A15798"/>
    <w:rsid w:val="00A16A91"/>
    <w:rsid w:val="00A1713F"/>
    <w:rsid w:val="00A17852"/>
    <w:rsid w:val="00A20565"/>
    <w:rsid w:val="00A2074C"/>
    <w:rsid w:val="00A20F08"/>
    <w:rsid w:val="00A21AB6"/>
    <w:rsid w:val="00A22D4D"/>
    <w:rsid w:val="00A24985"/>
    <w:rsid w:val="00A2535D"/>
    <w:rsid w:val="00A259EE"/>
    <w:rsid w:val="00A27183"/>
    <w:rsid w:val="00A3020B"/>
    <w:rsid w:val="00A30242"/>
    <w:rsid w:val="00A304AD"/>
    <w:rsid w:val="00A30904"/>
    <w:rsid w:val="00A311AE"/>
    <w:rsid w:val="00A3201A"/>
    <w:rsid w:val="00A32031"/>
    <w:rsid w:val="00A322CD"/>
    <w:rsid w:val="00A32B43"/>
    <w:rsid w:val="00A33679"/>
    <w:rsid w:val="00A33E64"/>
    <w:rsid w:val="00A33E66"/>
    <w:rsid w:val="00A345CE"/>
    <w:rsid w:val="00A349FC"/>
    <w:rsid w:val="00A350A5"/>
    <w:rsid w:val="00A35169"/>
    <w:rsid w:val="00A40223"/>
    <w:rsid w:val="00A40561"/>
    <w:rsid w:val="00A40578"/>
    <w:rsid w:val="00A4088A"/>
    <w:rsid w:val="00A40B8F"/>
    <w:rsid w:val="00A40CC7"/>
    <w:rsid w:val="00A418EA"/>
    <w:rsid w:val="00A42C54"/>
    <w:rsid w:val="00A42EF2"/>
    <w:rsid w:val="00A43B81"/>
    <w:rsid w:val="00A45B9B"/>
    <w:rsid w:val="00A4625F"/>
    <w:rsid w:val="00A46D15"/>
    <w:rsid w:val="00A47EAE"/>
    <w:rsid w:val="00A51B4F"/>
    <w:rsid w:val="00A527CB"/>
    <w:rsid w:val="00A537A4"/>
    <w:rsid w:val="00A545BF"/>
    <w:rsid w:val="00A56351"/>
    <w:rsid w:val="00A579BA"/>
    <w:rsid w:val="00A6027D"/>
    <w:rsid w:val="00A605B6"/>
    <w:rsid w:val="00A61963"/>
    <w:rsid w:val="00A61CED"/>
    <w:rsid w:val="00A6422D"/>
    <w:rsid w:val="00A644BB"/>
    <w:rsid w:val="00A66C3E"/>
    <w:rsid w:val="00A6753D"/>
    <w:rsid w:val="00A70A3D"/>
    <w:rsid w:val="00A7202F"/>
    <w:rsid w:val="00A73AF9"/>
    <w:rsid w:val="00A73CEA"/>
    <w:rsid w:val="00A75469"/>
    <w:rsid w:val="00A77A40"/>
    <w:rsid w:val="00A77F27"/>
    <w:rsid w:val="00A810B9"/>
    <w:rsid w:val="00A81AFE"/>
    <w:rsid w:val="00A81B94"/>
    <w:rsid w:val="00A82130"/>
    <w:rsid w:val="00A821E7"/>
    <w:rsid w:val="00A8229D"/>
    <w:rsid w:val="00A822A3"/>
    <w:rsid w:val="00A82A7F"/>
    <w:rsid w:val="00A8486A"/>
    <w:rsid w:val="00A86CF7"/>
    <w:rsid w:val="00A87D6A"/>
    <w:rsid w:val="00A90C87"/>
    <w:rsid w:val="00A917A1"/>
    <w:rsid w:val="00A9291B"/>
    <w:rsid w:val="00A92EEB"/>
    <w:rsid w:val="00A93496"/>
    <w:rsid w:val="00A936C8"/>
    <w:rsid w:val="00A95E1D"/>
    <w:rsid w:val="00A96BF2"/>
    <w:rsid w:val="00A97F9E"/>
    <w:rsid w:val="00AA1918"/>
    <w:rsid w:val="00AA3175"/>
    <w:rsid w:val="00AA36BB"/>
    <w:rsid w:val="00AA413B"/>
    <w:rsid w:val="00AA4351"/>
    <w:rsid w:val="00AA557D"/>
    <w:rsid w:val="00AA567D"/>
    <w:rsid w:val="00AA66A9"/>
    <w:rsid w:val="00AA773E"/>
    <w:rsid w:val="00AB0B81"/>
    <w:rsid w:val="00AB0D41"/>
    <w:rsid w:val="00AB1BDD"/>
    <w:rsid w:val="00AB2678"/>
    <w:rsid w:val="00AB4782"/>
    <w:rsid w:val="00AB487C"/>
    <w:rsid w:val="00AB5AFC"/>
    <w:rsid w:val="00AC0173"/>
    <w:rsid w:val="00AC0AD9"/>
    <w:rsid w:val="00AC0F5D"/>
    <w:rsid w:val="00AC1700"/>
    <w:rsid w:val="00AC2C8A"/>
    <w:rsid w:val="00AC3468"/>
    <w:rsid w:val="00AC40ED"/>
    <w:rsid w:val="00AC4D6E"/>
    <w:rsid w:val="00AC4E24"/>
    <w:rsid w:val="00AC54A6"/>
    <w:rsid w:val="00AC5503"/>
    <w:rsid w:val="00AC5581"/>
    <w:rsid w:val="00AC5C99"/>
    <w:rsid w:val="00AC6DFC"/>
    <w:rsid w:val="00AC701A"/>
    <w:rsid w:val="00AC710C"/>
    <w:rsid w:val="00AC7165"/>
    <w:rsid w:val="00AC792F"/>
    <w:rsid w:val="00AD0E7E"/>
    <w:rsid w:val="00AD149C"/>
    <w:rsid w:val="00AD151D"/>
    <w:rsid w:val="00AD2BB3"/>
    <w:rsid w:val="00AD2DC0"/>
    <w:rsid w:val="00AD3140"/>
    <w:rsid w:val="00AD45AB"/>
    <w:rsid w:val="00AD49B7"/>
    <w:rsid w:val="00AD4B04"/>
    <w:rsid w:val="00AD573E"/>
    <w:rsid w:val="00AD6660"/>
    <w:rsid w:val="00AE13F5"/>
    <w:rsid w:val="00AE2A3D"/>
    <w:rsid w:val="00AE3FAE"/>
    <w:rsid w:val="00AE57E9"/>
    <w:rsid w:val="00AE6073"/>
    <w:rsid w:val="00AE6BD6"/>
    <w:rsid w:val="00AF0695"/>
    <w:rsid w:val="00AF2B49"/>
    <w:rsid w:val="00AF64F4"/>
    <w:rsid w:val="00AF65C5"/>
    <w:rsid w:val="00AF773A"/>
    <w:rsid w:val="00AF78BF"/>
    <w:rsid w:val="00B022C3"/>
    <w:rsid w:val="00B02FF3"/>
    <w:rsid w:val="00B04201"/>
    <w:rsid w:val="00B0436B"/>
    <w:rsid w:val="00B06970"/>
    <w:rsid w:val="00B06B16"/>
    <w:rsid w:val="00B07278"/>
    <w:rsid w:val="00B10D90"/>
    <w:rsid w:val="00B11C2F"/>
    <w:rsid w:val="00B125DE"/>
    <w:rsid w:val="00B1377F"/>
    <w:rsid w:val="00B13ADB"/>
    <w:rsid w:val="00B13CD7"/>
    <w:rsid w:val="00B16723"/>
    <w:rsid w:val="00B16818"/>
    <w:rsid w:val="00B17CAF"/>
    <w:rsid w:val="00B2042E"/>
    <w:rsid w:val="00B20589"/>
    <w:rsid w:val="00B21CAE"/>
    <w:rsid w:val="00B2285C"/>
    <w:rsid w:val="00B2392F"/>
    <w:rsid w:val="00B24244"/>
    <w:rsid w:val="00B2480D"/>
    <w:rsid w:val="00B2646B"/>
    <w:rsid w:val="00B27B39"/>
    <w:rsid w:val="00B30539"/>
    <w:rsid w:val="00B3083A"/>
    <w:rsid w:val="00B31FBA"/>
    <w:rsid w:val="00B3245B"/>
    <w:rsid w:val="00B32923"/>
    <w:rsid w:val="00B32F45"/>
    <w:rsid w:val="00B34BF2"/>
    <w:rsid w:val="00B350A1"/>
    <w:rsid w:val="00B35327"/>
    <w:rsid w:val="00B36297"/>
    <w:rsid w:val="00B3776D"/>
    <w:rsid w:val="00B41416"/>
    <w:rsid w:val="00B42281"/>
    <w:rsid w:val="00B43866"/>
    <w:rsid w:val="00B4684D"/>
    <w:rsid w:val="00B46AA2"/>
    <w:rsid w:val="00B46B8B"/>
    <w:rsid w:val="00B475C8"/>
    <w:rsid w:val="00B475C9"/>
    <w:rsid w:val="00B47781"/>
    <w:rsid w:val="00B47DC4"/>
    <w:rsid w:val="00B506C3"/>
    <w:rsid w:val="00B50BD8"/>
    <w:rsid w:val="00B5143E"/>
    <w:rsid w:val="00B5272D"/>
    <w:rsid w:val="00B52D64"/>
    <w:rsid w:val="00B533CF"/>
    <w:rsid w:val="00B53676"/>
    <w:rsid w:val="00B53CD9"/>
    <w:rsid w:val="00B5604F"/>
    <w:rsid w:val="00B5625A"/>
    <w:rsid w:val="00B56AD8"/>
    <w:rsid w:val="00B56C80"/>
    <w:rsid w:val="00B56F05"/>
    <w:rsid w:val="00B5758A"/>
    <w:rsid w:val="00B6160A"/>
    <w:rsid w:val="00B61C23"/>
    <w:rsid w:val="00B625AB"/>
    <w:rsid w:val="00B625FD"/>
    <w:rsid w:val="00B62960"/>
    <w:rsid w:val="00B62980"/>
    <w:rsid w:val="00B62B36"/>
    <w:rsid w:val="00B62CB4"/>
    <w:rsid w:val="00B62EE4"/>
    <w:rsid w:val="00B63CD7"/>
    <w:rsid w:val="00B64646"/>
    <w:rsid w:val="00B64BB4"/>
    <w:rsid w:val="00B64BC3"/>
    <w:rsid w:val="00B64F04"/>
    <w:rsid w:val="00B66BC4"/>
    <w:rsid w:val="00B6725F"/>
    <w:rsid w:val="00B70330"/>
    <w:rsid w:val="00B70640"/>
    <w:rsid w:val="00B711B8"/>
    <w:rsid w:val="00B71472"/>
    <w:rsid w:val="00B72739"/>
    <w:rsid w:val="00B72B4A"/>
    <w:rsid w:val="00B75FF6"/>
    <w:rsid w:val="00B77E5C"/>
    <w:rsid w:val="00B818B2"/>
    <w:rsid w:val="00B82C4A"/>
    <w:rsid w:val="00B82EAB"/>
    <w:rsid w:val="00B83C46"/>
    <w:rsid w:val="00B842B0"/>
    <w:rsid w:val="00B84412"/>
    <w:rsid w:val="00B84864"/>
    <w:rsid w:val="00B866B6"/>
    <w:rsid w:val="00B8746B"/>
    <w:rsid w:val="00B87C93"/>
    <w:rsid w:val="00B910C6"/>
    <w:rsid w:val="00B9239C"/>
    <w:rsid w:val="00B93238"/>
    <w:rsid w:val="00B93915"/>
    <w:rsid w:val="00B93A3D"/>
    <w:rsid w:val="00B9454B"/>
    <w:rsid w:val="00B950C8"/>
    <w:rsid w:val="00B96567"/>
    <w:rsid w:val="00B96E29"/>
    <w:rsid w:val="00B97519"/>
    <w:rsid w:val="00BA11C7"/>
    <w:rsid w:val="00BA1519"/>
    <w:rsid w:val="00BA204B"/>
    <w:rsid w:val="00BA4271"/>
    <w:rsid w:val="00BA4EC5"/>
    <w:rsid w:val="00BA571F"/>
    <w:rsid w:val="00BA5C5E"/>
    <w:rsid w:val="00BA73A2"/>
    <w:rsid w:val="00BA7D80"/>
    <w:rsid w:val="00BB0DB8"/>
    <w:rsid w:val="00BB168E"/>
    <w:rsid w:val="00BB1C36"/>
    <w:rsid w:val="00BB2C38"/>
    <w:rsid w:val="00BB2CE1"/>
    <w:rsid w:val="00BB2E57"/>
    <w:rsid w:val="00BB4766"/>
    <w:rsid w:val="00BB524B"/>
    <w:rsid w:val="00BB5B33"/>
    <w:rsid w:val="00BB5D79"/>
    <w:rsid w:val="00BB5FB2"/>
    <w:rsid w:val="00BB651C"/>
    <w:rsid w:val="00BB71C1"/>
    <w:rsid w:val="00BB75D4"/>
    <w:rsid w:val="00BC02F8"/>
    <w:rsid w:val="00BC0B8B"/>
    <w:rsid w:val="00BC18C0"/>
    <w:rsid w:val="00BC1E02"/>
    <w:rsid w:val="00BC22B4"/>
    <w:rsid w:val="00BC2E81"/>
    <w:rsid w:val="00BC2FFD"/>
    <w:rsid w:val="00BC378A"/>
    <w:rsid w:val="00BC42A7"/>
    <w:rsid w:val="00BC443E"/>
    <w:rsid w:val="00BC63B4"/>
    <w:rsid w:val="00BC7938"/>
    <w:rsid w:val="00BD07D0"/>
    <w:rsid w:val="00BD0BD0"/>
    <w:rsid w:val="00BD1271"/>
    <w:rsid w:val="00BD140E"/>
    <w:rsid w:val="00BD27D2"/>
    <w:rsid w:val="00BD3900"/>
    <w:rsid w:val="00BD41D7"/>
    <w:rsid w:val="00BD529E"/>
    <w:rsid w:val="00BD5C02"/>
    <w:rsid w:val="00BE0688"/>
    <w:rsid w:val="00BE0B4E"/>
    <w:rsid w:val="00BE10F3"/>
    <w:rsid w:val="00BE2DFD"/>
    <w:rsid w:val="00BE30D8"/>
    <w:rsid w:val="00BE3FE2"/>
    <w:rsid w:val="00BE49D0"/>
    <w:rsid w:val="00BE4E6D"/>
    <w:rsid w:val="00BE5C6A"/>
    <w:rsid w:val="00BF05C5"/>
    <w:rsid w:val="00BF18F8"/>
    <w:rsid w:val="00BF1A7B"/>
    <w:rsid w:val="00BF1CBD"/>
    <w:rsid w:val="00BF3E52"/>
    <w:rsid w:val="00BF4259"/>
    <w:rsid w:val="00BF443F"/>
    <w:rsid w:val="00BF4DDA"/>
    <w:rsid w:val="00BF65B2"/>
    <w:rsid w:val="00BF714F"/>
    <w:rsid w:val="00BF7EFD"/>
    <w:rsid w:val="00C000CF"/>
    <w:rsid w:val="00C00DD6"/>
    <w:rsid w:val="00C023EC"/>
    <w:rsid w:val="00C028BA"/>
    <w:rsid w:val="00C028DD"/>
    <w:rsid w:val="00C02A22"/>
    <w:rsid w:val="00C02A54"/>
    <w:rsid w:val="00C02D7C"/>
    <w:rsid w:val="00C0315A"/>
    <w:rsid w:val="00C04858"/>
    <w:rsid w:val="00C10B97"/>
    <w:rsid w:val="00C11098"/>
    <w:rsid w:val="00C122F2"/>
    <w:rsid w:val="00C1238A"/>
    <w:rsid w:val="00C12ADA"/>
    <w:rsid w:val="00C12D5C"/>
    <w:rsid w:val="00C12DF3"/>
    <w:rsid w:val="00C12E33"/>
    <w:rsid w:val="00C131DD"/>
    <w:rsid w:val="00C13472"/>
    <w:rsid w:val="00C14987"/>
    <w:rsid w:val="00C153A6"/>
    <w:rsid w:val="00C1606F"/>
    <w:rsid w:val="00C16882"/>
    <w:rsid w:val="00C16D8C"/>
    <w:rsid w:val="00C21226"/>
    <w:rsid w:val="00C212F5"/>
    <w:rsid w:val="00C229A9"/>
    <w:rsid w:val="00C22D02"/>
    <w:rsid w:val="00C233F2"/>
    <w:rsid w:val="00C23BD0"/>
    <w:rsid w:val="00C25DA8"/>
    <w:rsid w:val="00C30DC4"/>
    <w:rsid w:val="00C32F43"/>
    <w:rsid w:val="00C33433"/>
    <w:rsid w:val="00C339CD"/>
    <w:rsid w:val="00C3602E"/>
    <w:rsid w:val="00C36095"/>
    <w:rsid w:val="00C36223"/>
    <w:rsid w:val="00C37520"/>
    <w:rsid w:val="00C377E1"/>
    <w:rsid w:val="00C37B9F"/>
    <w:rsid w:val="00C40403"/>
    <w:rsid w:val="00C40D77"/>
    <w:rsid w:val="00C40DE8"/>
    <w:rsid w:val="00C4150E"/>
    <w:rsid w:val="00C42472"/>
    <w:rsid w:val="00C42D69"/>
    <w:rsid w:val="00C433FD"/>
    <w:rsid w:val="00C43707"/>
    <w:rsid w:val="00C439B2"/>
    <w:rsid w:val="00C44A65"/>
    <w:rsid w:val="00C46601"/>
    <w:rsid w:val="00C46E30"/>
    <w:rsid w:val="00C5090C"/>
    <w:rsid w:val="00C50B0D"/>
    <w:rsid w:val="00C5114D"/>
    <w:rsid w:val="00C51CC4"/>
    <w:rsid w:val="00C51EBD"/>
    <w:rsid w:val="00C52710"/>
    <w:rsid w:val="00C52F60"/>
    <w:rsid w:val="00C532B6"/>
    <w:rsid w:val="00C55DE3"/>
    <w:rsid w:val="00C56C1A"/>
    <w:rsid w:val="00C57AFF"/>
    <w:rsid w:val="00C57D91"/>
    <w:rsid w:val="00C57DFE"/>
    <w:rsid w:val="00C60F6F"/>
    <w:rsid w:val="00C619F2"/>
    <w:rsid w:val="00C63BE2"/>
    <w:rsid w:val="00C641F2"/>
    <w:rsid w:val="00C6460B"/>
    <w:rsid w:val="00C64613"/>
    <w:rsid w:val="00C65096"/>
    <w:rsid w:val="00C653B4"/>
    <w:rsid w:val="00C71745"/>
    <w:rsid w:val="00C71AF8"/>
    <w:rsid w:val="00C7254D"/>
    <w:rsid w:val="00C72620"/>
    <w:rsid w:val="00C73365"/>
    <w:rsid w:val="00C7373A"/>
    <w:rsid w:val="00C7379A"/>
    <w:rsid w:val="00C74850"/>
    <w:rsid w:val="00C74EE6"/>
    <w:rsid w:val="00C75EB9"/>
    <w:rsid w:val="00C761C6"/>
    <w:rsid w:val="00C76D11"/>
    <w:rsid w:val="00C820F5"/>
    <w:rsid w:val="00C82B40"/>
    <w:rsid w:val="00C82DDD"/>
    <w:rsid w:val="00C85088"/>
    <w:rsid w:val="00C853DE"/>
    <w:rsid w:val="00C862FF"/>
    <w:rsid w:val="00C866F4"/>
    <w:rsid w:val="00C86D15"/>
    <w:rsid w:val="00C86E60"/>
    <w:rsid w:val="00C873C6"/>
    <w:rsid w:val="00C875E7"/>
    <w:rsid w:val="00C877B8"/>
    <w:rsid w:val="00C902EC"/>
    <w:rsid w:val="00C90A5A"/>
    <w:rsid w:val="00C90F53"/>
    <w:rsid w:val="00C90FFB"/>
    <w:rsid w:val="00C912F9"/>
    <w:rsid w:val="00C92915"/>
    <w:rsid w:val="00C92B4E"/>
    <w:rsid w:val="00C947CC"/>
    <w:rsid w:val="00C949D1"/>
    <w:rsid w:val="00C957BF"/>
    <w:rsid w:val="00C95A73"/>
    <w:rsid w:val="00C95AEF"/>
    <w:rsid w:val="00C966EE"/>
    <w:rsid w:val="00C9686D"/>
    <w:rsid w:val="00C96C08"/>
    <w:rsid w:val="00C96F0A"/>
    <w:rsid w:val="00C96F3C"/>
    <w:rsid w:val="00C97137"/>
    <w:rsid w:val="00C97425"/>
    <w:rsid w:val="00C9742B"/>
    <w:rsid w:val="00C97A2E"/>
    <w:rsid w:val="00CA174E"/>
    <w:rsid w:val="00CA1D19"/>
    <w:rsid w:val="00CA2E54"/>
    <w:rsid w:val="00CA369A"/>
    <w:rsid w:val="00CA4665"/>
    <w:rsid w:val="00CA4A53"/>
    <w:rsid w:val="00CA5ABF"/>
    <w:rsid w:val="00CB02FB"/>
    <w:rsid w:val="00CB1463"/>
    <w:rsid w:val="00CB1708"/>
    <w:rsid w:val="00CB1E31"/>
    <w:rsid w:val="00CB2854"/>
    <w:rsid w:val="00CB29AD"/>
    <w:rsid w:val="00CB30AF"/>
    <w:rsid w:val="00CB325C"/>
    <w:rsid w:val="00CB3318"/>
    <w:rsid w:val="00CB492A"/>
    <w:rsid w:val="00CB4A65"/>
    <w:rsid w:val="00CB5BA6"/>
    <w:rsid w:val="00CB6E13"/>
    <w:rsid w:val="00CB7078"/>
    <w:rsid w:val="00CB7501"/>
    <w:rsid w:val="00CB7CEE"/>
    <w:rsid w:val="00CC01FC"/>
    <w:rsid w:val="00CC1080"/>
    <w:rsid w:val="00CC32BB"/>
    <w:rsid w:val="00CC3F14"/>
    <w:rsid w:val="00CC40F3"/>
    <w:rsid w:val="00CC58F1"/>
    <w:rsid w:val="00CC71AC"/>
    <w:rsid w:val="00CC78EE"/>
    <w:rsid w:val="00CD2738"/>
    <w:rsid w:val="00CD2DBC"/>
    <w:rsid w:val="00CD4367"/>
    <w:rsid w:val="00CD5430"/>
    <w:rsid w:val="00CD632F"/>
    <w:rsid w:val="00CD6909"/>
    <w:rsid w:val="00CE01C5"/>
    <w:rsid w:val="00CE076F"/>
    <w:rsid w:val="00CE188F"/>
    <w:rsid w:val="00CE1C1F"/>
    <w:rsid w:val="00CE3D13"/>
    <w:rsid w:val="00CE729E"/>
    <w:rsid w:val="00CF01B6"/>
    <w:rsid w:val="00CF15A0"/>
    <w:rsid w:val="00CF17C0"/>
    <w:rsid w:val="00CF20A5"/>
    <w:rsid w:val="00CF2E89"/>
    <w:rsid w:val="00CF3B4D"/>
    <w:rsid w:val="00CF5259"/>
    <w:rsid w:val="00CF5D65"/>
    <w:rsid w:val="00CF606B"/>
    <w:rsid w:val="00CF778A"/>
    <w:rsid w:val="00D01009"/>
    <w:rsid w:val="00D032AE"/>
    <w:rsid w:val="00D03325"/>
    <w:rsid w:val="00D04425"/>
    <w:rsid w:val="00D04EB9"/>
    <w:rsid w:val="00D04FEF"/>
    <w:rsid w:val="00D05173"/>
    <w:rsid w:val="00D0555C"/>
    <w:rsid w:val="00D0562F"/>
    <w:rsid w:val="00D06BEB"/>
    <w:rsid w:val="00D06D5C"/>
    <w:rsid w:val="00D06E1F"/>
    <w:rsid w:val="00D10DBC"/>
    <w:rsid w:val="00D11434"/>
    <w:rsid w:val="00D12A5A"/>
    <w:rsid w:val="00D13C5C"/>
    <w:rsid w:val="00D14090"/>
    <w:rsid w:val="00D14E2A"/>
    <w:rsid w:val="00D17C49"/>
    <w:rsid w:val="00D20676"/>
    <w:rsid w:val="00D21078"/>
    <w:rsid w:val="00D21D65"/>
    <w:rsid w:val="00D23EEF"/>
    <w:rsid w:val="00D2532B"/>
    <w:rsid w:val="00D277C4"/>
    <w:rsid w:val="00D302C4"/>
    <w:rsid w:val="00D31103"/>
    <w:rsid w:val="00D32C55"/>
    <w:rsid w:val="00D33410"/>
    <w:rsid w:val="00D33C03"/>
    <w:rsid w:val="00D34FCE"/>
    <w:rsid w:val="00D35699"/>
    <w:rsid w:val="00D35D48"/>
    <w:rsid w:val="00D35DE2"/>
    <w:rsid w:val="00D36035"/>
    <w:rsid w:val="00D3704A"/>
    <w:rsid w:val="00D413C3"/>
    <w:rsid w:val="00D41A84"/>
    <w:rsid w:val="00D42CFA"/>
    <w:rsid w:val="00D433D8"/>
    <w:rsid w:val="00D47F09"/>
    <w:rsid w:val="00D50067"/>
    <w:rsid w:val="00D51E4A"/>
    <w:rsid w:val="00D52876"/>
    <w:rsid w:val="00D5396B"/>
    <w:rsid w:val="00D5400A"/>
    <w:rsid w:val="00D54C33"/>
    <w:rsid w:val="00D54EDE"/>
    <w:rsid w:val="00D5664A"/>
    <w:rsid w:val="00D56A8D"/>
    <w:rsid w:val="00D572AE"/>
    <w:rsid w:val="00D60680"/>
    <w:rsid w:val="00D60FC0"/>
    <w:rsid w:val="00D616D4"/>
    <w:rsid w:val="00D61D0C"/>
    <w:rsid w:val="00D63F7B"/>
    <w:rsid w:val="00D63FC9"/>
    <w:rsid w:val="00D64507"/>
    <w:rsid w:val="00D6610F"/>
    <w:rsid w:val="00D71441"/>
    <w:rsid w:val="00D71696"/>
    <w:rsid w:val="00D71A24"/>
    <w:rsid w:val="00D71DF5"/>
    <w:rsid w:val="00D7256A"/>
    <w:rsid w:val="00D72674"/>
    <w:rsid w:val="00D73816"/>
    <w:rsid w:val="00D74856"/>
    <w:rsid w:val="00D74A7E"/>
    <w:rsid w:val="00D75BCE"/>
    <w:rsid w:val="00D75BF5"/>
    <w:rsid w:val="00D76231"/>
    <w:rsid w:val="00D768CC"/>
    <w:rsid w:val="00D7748C"/>
    <w:rsid w:val="00D77551"/>
    <w:rsid w:val="00D77894"/>
    <w:rsid w:val="00D77CF5"/>
    <w:rsid w:val="00D81313"/>
    <w:rsid w:val="00D82264"/>
    <w:rsid w:val="00D83390"/>
    <w:rsid w:val="00D833EF"/>
    <w:rsid w:val="00D83D24"/>
    <w:rsid w:val="00D83F84"/>
    <w:rsid w:val="00D841D2"/>
    <w:rsid w:val="00D8512F"/>
    <w:rsid w:val="00D85B0D"/>
    <w:rsid w:val="00D87494"/>
    <w:rsid w:val="00D87900"/>
    <w:rsid w:val="00D91163"/>
    <w:rsid w:val="00D934C2"/>
    <w:rsid w:val="00D96409"/>
    <w:rsid w:val="00D96697"/>
    <w:rsid w:val="00D967C6"/>
    <w:rsid w:val="00D9742A"/>
    <w:rsid w:val="00DA1713"/>
    <w:rsid w:val="00DA2361"/>
    <w:rsid w:val="00DA32C8"/>
    <w:rsid w:val="00DA3EFF"/>
    <w:rsid w:val="00DA5129"/>
    <w:rsid w:val="00DA5E43"/>
    <w:rsid w:val="00DA6321"/>
    <w:rsid w:val="00DA646E"/>
    <w:rsid w:val="00DA7644"/>
    <w:rsid w:val="00DA7B33"/>
    <w:rsid w:val="00DB01B4"/>
    <w:rsid w:val="00DB0F4D"/>
    <w:rsid w:val="00DB1C07"/>
    <w:rsid w:val="00DB23C7"/>
    <w:rsid w:val="00DB27AA"/>
    <w:rsid w:val="00DB2A43"/>
    <w:rsid w:val="00DB2CDE"/>
    <w:rsid w:val="00DB34BA"/>
    <w:rsid w:val="00DB51C5"/>
    <w:rsid w:val="00DB55AD"/>
    <w:rsid w:val="00DB61BD"/>
    <w:rsid w:val="00DB69B0"/>
    <w:rsid w:val="00DB6A7C"/>
    <w:rsid w:val="00DB78C5"/>
    <w:rsid w:val="00DC1C52"/>
    <w:rsid w:val="00DC2807"/>
    <w:rsid w:val="00DC29B7"/>
    <w:rsid w:val="00DC2A2F"/>
    <w:rsid w:val="00DC300B"/>
    <w:rsid w:val="00DC3179"/>
    <w:rsid w:val="00DC490E"/>
    <w:rsid w:val="00DC5E6E"/>
    <w:rsid w:val="00DC70A4"/>
    <w:rsid w:val="00DD042F"/>
    <w:rsid w:val="00DD1973"/>
    <w:rsid w:val="00DD1990"/>
    <w:rsid w:val="00DD19B2"/>
    <w:rsid w:val="00DD22D0"/>
    <w:rsid w:val="00DD2459"/>
    <w:rsid w:val="00DD3105"/>
    <w:rsid w:val="00DD35B1"/>
    <w:rsid w:val="00DD3916"/>
    <w:rsid w:val="00DD4849"/>
    <w:rsid w:val="00DD5F9A"/>
    <w:rsid w:val="00DD6FE7"/>
    <w:rsid w:val="00DD724C"/>
    <w:rsid w:val="00DD76E6"/>
    <w:rsid w:val="00DD778D"/>
    <w:rsid w:val="00DD7B6C"/>
    <w:rsid w:val="00DE4237"/>
    <w:rsid w:val="00DE550A"/>
    <w:rsid w:val="00DE613B"/>
    <w:rsid w:val="00DE6765"/>
    <w:rsid w:val="00DE7D95"/>
    <w:rsid w:val="00DF1EAF"/>
    <w:rsid w:val="00DF329A"/>
    <w:rsid w:val="00DF502A"/>
    <w:rsid w:val="00DF6213"/>
    <w:rsid w:val="00DF6C93"/>
    <w:rsid w:val="00DF717E"/>
    <w:rsid w:val="00DF752F"/>
    <w:rsid w:val="00DF7ADD"/>
    <w:rsid w:val="00DF7E16"/>
    <w:rsid w:val="00DF7E52"/>
    <w:rsid w:val="00E004A5"/>
    <w:rsid w:val="00E00E1D"/>
    <w:rsid w:val="00E00FED"/>
    <w:rsid w:val="00E0113F"/>
    <w:rsid w:val="00E01593"/>
    <w:rsid w:val="00E02554"/>
    <w:rsid w:val="00E029D9"/>
    <w:rsid w:val="00E02C3B"/>
    <w:rsid w:val="00E03C6D"/>
    <w:rsid w:val="00E0641F"/>
    <w:rsid w:val="00E11723"/>
    <w:rsid w:val="00E11795"/>
    <w:rsid w:val="00E11A70"/>
    <w:rsid w:val="00E13390"/>
    <w:rsid w:val="00E14AF7"/>
    <w:rsid w:val="00E1534F"/>
    <w:rsid w:val="00E15476"/>
    <w:rsid w:val="00E168AA"/>
    <w:rsid w:val="00E17416"/>
    <w:rsid w:val="00E17DE5"/>
    <w:rsid w:val="00E23EC8"/>
    <w:rsid w:val="00E26D47"/>
    <w:rsid w:val="00E279F0"/>
    <w:rsid w:val="00E27D05"/>
    <w:rsid w:val="00E302C4"/>
    <w:rsid w:val="00E31CD0"/>
    <w:rsid w:val="00E32AE5"/>
    <w:rsid w:val="00E3388A"/>
    <w:rsid w:val="00E34D02"/>
    <w:rsid w:val="00E35308"/>
    <w:rsid w:val="00E36BF2"/>
    <w:rsid w:val="00E36FBC"/>
    <w:rsid w:val="00E370BF"/>
    <w:rsid w:val="00E3718C"/>
    <w:rsid w:val="00E37D00"/>
    <w:rsid w:val="00E37EA4"/>
    <w:rsid w:val="00E40B99"/>
    <w:rsid w:val="00E410A3"/>
    <w:rsid w:val="00E41592"/>
    <w:rsid w:val="00E4244F"/>
    <w:rsid w:val="00E42BB5"/>
    <w:rsid w:val="00E44832"/>
    <w:rsid w:val="00E44ABB"/>
    <w:rsid w:val="00E44F1C"/>
    <w:rsid w:val="00E4690C"/>
    <w:rsid w:val="00E46EE2"/>
    <w:rsid w:val="00E478D4"/>
    <w:rsid w:val="00E47FE1"/>
    <w:rsid w:val="00E50D7E"/>
    <w:rsid w:val="00E50E31"/>
    <w:rsid w:val="00E513D6"/>
    <w:rsid w:val="00E51819"/>
    <w:rsid w:val="00E5401E"/>
    <w:rsid w:val="00E5743A"/>
    <w:rsid w:val="00E57EC1"/>
    <w:rsid w:val="00E6009C"/>
    <w:rsid w:val="00E60D0A"/>
    <w:rsid w:val="00E61922"/>
    <w:rsid w:val="00E61927"/>
    <w:rsid w:val="00E61EC9"/>
    <w:rsid w:val="00E62E43"/>
    <w:rsid w:val="00E643CE"/>
    <w:rsid w:val="00E64435"/>
    <w:rsid w:val="00E64C93"/>
    <w:rsid w:val="00E6539E"/>
    <w:rsid w:val="00E662DC"/>
    <w:rsid w:val="00E66660"/>
    <w:rsid w:val="00E729D2"/>
    <w:rsid w:val="00E73143"/>
    <w:rsid w:val="00E73250"/>
    <w:rsid w:val="00E747D2"/>
    <w:rsid w:val="00E74A67"/>
    <w:rsid w:val="00E7515C"/>
    <w:rsid w:val="00E76267"/>
    <w:rsid w:val="00E766E9"/>
    <w:rsid w:val="00E76ECF"/>
    <w:rsid w:val="00E77030"/>
    <w:rsid w:val="00E77612"/>
    <w:rsid w:val="00E80C0C"/>
    <w:rsid w:val="00E82CAC"/>
    <w:rsid w:val="00E82D4C"/>
    <w:rsid w:val="00E83229"/>
    <w:rsid w:val="00E8334C"/>
    <w:rsid w:val="00E845EA"/>
    <w:rsid w:val="00E84D01"/>
    <w:rsid w:val="00E852B9"/>
    <w:rsid w:val="00E8562F"/>
    <w:rsid w:val="00E87020"/>
    <w:rsid w:val="00E93E22"/>
    <w:rsid w:val="00E947EB"/>
    <w:rsid w:val="00E948BD"/>
    <w:rsid w:val="00E94B1F"/>
    <w:rsid w:val="00E94C86"/>
    <w:rsid w:val="00E96D00"/>
    <w:rsid w:val="00E96E35"/>
    <w:rsid w:val="00E976DE"/>
    <w:rsid w:val="00E97AC5"/>
    <w:rsid w:val="00EA0B0C"/>
    <w:rsid w:val="00EA0E47"/>
    <w:rsid w:val="00EA183B"/>
    <w:rsid w:val="00EA19CC"/>
    <w:rsid w:val="00EA244E"/>
    <w:rsid w:val="00EA3D7A"/>
    <w:rsid w:val="00EA53B6"/>
    <w:rsid w:val="00EA5FFC"/>
    <w:rsid w:val="00EA7549"/>
    <w:rsid w:val="00EB0519"/>
    <w:rsid w:val="00EB0710"/>
    <w:rsid w:val="00EB23F4"/>
    <w:rsid w:val="00EB270B"/>
    <w:rsid w:val="00EB3E85"/>
    <w:rsid w:val="00EB525C"/>
    <w:rsid w:val="00EB6137"/>
    <w:rsid w:val="00EB6EA0"/>
    <w:rsid w:val="00EB7FD0"/>
    <w:rsid w:val="00EC0432"/>
    <w:rsid w:val="00EC0AFF"/>
    <w:rsid w:val="00EC142D"/>
    <w:rsid w:val="00EC22DE"/>
    <w:rsid w:val="00EC2FF8"/>
    <w:rsid w:val="00EC4016"/>
    <w:rsid w:val="00EC4CE1"/>
    <w:rsid w:val="00EC76D6"/>
    <w:rsid w:val="00ED048F"/>
    <w:rsid w:val="00ED1247"/>
    <w:rsid w:val="00ED1518"/>
    <w:rsid w:val="00ED297B"/>
    <w:rsid w:val="00ED2CCF"/>
    <w:rsid w:val="00ED4B3F"/>
    <w:rsid w:val="00ED5225"/>
    <w:rsid w:val="00ED54E8"/>
    <w:rsid w:val="00ED55B0"/>
    <w:rsid w:val="00EE1049"/>
    <w:rsid w:val="00EE254F"/>
    <w:rsid w:val="00EE2E37"/>
    <w:rsid w:val="00EE33C5"/>
    <w:rsid w:val="00EE3509"/>
    <w:rsid w:val="00EE4866"/>
    <w:rsid w:val="00EE4991"/>
    <w:rsid w:val="00EE5CCC"/>
    <w:rsid w:val="00EE62F8"/>
    <w:rsid w:val="00EE69F2"/>
    <w:rsid w:val="00EE7885"/>
    <w:rsid w:val="00EF0219"/>
    <w:rsid w:val="00EF070C"/>
    <w:rsid w:val="00EF1147"/>
    <w:rsid w:val="00EF17EC"/>
    <w:rsid w:val="00EF1DE6"/>
    <w:rsid w:val="00EF2DBF"/>
    <w:rsid w:val="00EF32DB"/>
    <w:rsid w:val="00EF424B"/>
    <w:rsid w:val="00EF48D0"/>
    <w:rsid w:val="00EF5432"/>
    <w:rsid w:val="00EF606B"/>
    <w:rsid w:val="00EF63AC"/>
    <w:rsid w:val="00EF6B96"/>
    <w:rsid w:val="00EF6E31"/>
    <w:rsid w:val="00EF6EA8"/>
    <w:rsid w:val="00EF76A9"/>
    <w:rsid w:val="00EF7C7D"/>
    <w:rsid w:val="00EF7FAE"/>
    <w:rsid w:val="00F01422"/>
    <w:rsid w:val="00F020B4"/>
    <w:rsid w:val="00F024AF"/>
    <w:rsid w:val="00F026EA"/>
    <w:rsid w:val="00F03610"/>
    <w:rsid w:val="00F03FAB"/>
    <w:rsid w:val="00F049D2"/>
    <w:rsid w:val="00F05923"/>
    <w:rsid w:val="00F05DC4"/>
    <w:rsid w:val="00F0612C"/>
    <w:rsid w:val="00F066FE"/>
    <w:rsid w:val="00F06760"/>
    <w:rsid w:val="00F06A4C"/>
    <w:rsid w:val="00F070B7"/>
    <w:rsid w:val="00F072B7"/>
    <w:rsid w:val="00F07504"/>
    <w:rsid w:val="00F07DF5"/>
    <w:rsid w:val="00F1296D"/>
    <w:rsid w:val="00F13713"/>
    <w:rsid w:val="00F138B5"/>
    <w:rsid w:val="00F14D91"/>
    <w:rsid w:val="00F16394"/>
    <w:rsid w:val="00F168F8"/>
    <w:rsid w:val="00F16C21"/>
    <w:rsid w:val="00F203EF"/>
    <w:rsid w:val="00F20536"/>
    <w:rsid w:val="00F21429"/>
    <w:rsid w:val="00F22CD4"/>
    <w:rsid w:val="00F2352D"/>
    <w:rsid w:val="00F25C1E"/>
    <w:rsid w:val="00F25C48"/>
    <w:rsid w:val="00F25CBC"/>
    <w:rsid w:val="00F2662A"/>
    <w:rsid w:val="00F266BB"/>
    <w:rsid w:val="00F26A32"/>
    <w:rsid w:val="00F3046B"/>
    <w:rsid w:val="00F326E1"/>
    <w:rsid w:val="00F33850"/>
    <w:rsid w:val="00F33C14"/>
    <w:rsid w:val="00F34FCB"/>
    <w:rsid w:val="00F3563F"/>
    <w:rsid w:val="00F367F7"/>
    <w:rsid w:val="00F37B8E"/>
    <w:rsid w:val="00F37C5E"/>
    <w:rsid w:val="00F40785"/>
    <w:rsid w:val="00F40CDA"/>
    <w:rsid w:val="00F411D8"/>
    <w:rsid w:val="00F419F0"/>
    <w:rsid w:val="00F4225B"/>
    <w:rsid w:val="00F4388A"/>
    <w:rsid w:val="00F441C9"/>
    <w:rsid w:val="00F44C8A"/>
    <w:rsid w:val="00F450EE"/>
    <w:rsid w:val="00F46739"/>
    <w:rsid w:val="00F46D99"/>
    <w:rsid w:val="00F47607"/>
    <w:rsid w:val="00F50473"/>
    <w:rsid w:val="00F507C0"/>
    <w:rsid w:val="00F518AC"/>
    <w:rsid w:val="00F51B23"/>
    <w:rsid w:val="00F5362E"/>
    <w:rsid w:val="00F539E2"/>
    <w:rsid w:val="00F54B07"/>
    <w:rsid w:val="00F553D7"/>
    <w:rsid w:val="00F55D1D"/>
    <w:rsid w:val="00F56510"/>
    <w:rsid w:val="00F6082B"/>
    <w:rsid w:val="00F616CB"/>
    <w:rsid w:val="00F61773"/>
    <w:rsid w:val="00F6177B"/>
    <w:rsid w:val="00F62164"/>
    <w:rsid w:val="00F6250D"/>
    <w:rsid w:val="00F62736"/>
    <w:rsid w:val="00F630FD"/>
    <w:rsid w:val="00F638B1"/>
    <w:rsid w:val="00F64001"/>
    <w:rsid w:val="00F640D6"/>
    <w:rsid w:val="00F6410C"/>
    <w:rsid w:val="00F64AF0"/>
    <w:rsid w:val="00F6592C"/>
    <w:rsid w:val="00F717DE"/>
    <w:rsid w:val="00F722EF"/>
    <w:rsid w:val="00F744A8"/>
    <w:rsid w:val="00F7453E"/>
    <w:rsid w:val="00F74B96"/>
    <w:rsid w:val="00F74DC7"/>
    <w:rsid w:val="00F75F86"/>
    <w:rsid w:val="00F77800"/>
    <w:rsid w:val="00F77A18"/>
    <w:rsid w:val="00F77B90"/>
    <w:rsid w:val="00F80EAF"/>
    <w:rsid w:val="00F8101B"/>
    <w:rsid w:val="00F813AA"/>
    <w:rsid w:val="00F829C3"/>
    <w:rsid w:val="00F831CC"/>
    <w:rsid w:val="00F835A8"/>
    <w:rsid w:val="00F83E1F"/>
    <w:rsid w:val="00F83EDF"/>
    <w:rsid w:val="00F8510F"/>
    <w:rsid w:val="00F85249"/>
    <w:rsid w:val="00F85433"/>
    <w:rsid w:val="00F85E1A"/>
    <w:rsid w:val="00F85ECA"/>
    <w:rsid w:val="00F86AAA"/>
    <w:rsid w:val="00F87FBB"/>
    <w:rsid w:val="00F90FD0"/>
    <w:rsid w:val="00F92139"/>
    <w:rsid w:val="00F9329B"/>
    <w:rsid w:val="00F94493"/>
    <w:rsid w:val="00F94605"/>
    <w:rsid w:val="00F94B15"/>
    <w:rsid w:val="00F9594B"/>
    <w:rsid w:val="00F95CDB"/>
    <w:rsid w:val="00F960B6"/>
    <w:rsid w:val="00F9698D"/>
    <w:rsid w:val="00F96CC9"/>
    <w:rsid w:val="00F97019"/>
    <w:rsid w:val="00F9703C"/>
    <w:rsid w:val="00F97722"/>
    <w:rsid w:val="00FA2BF7"/>
    <w:rsid w:val="00FA569D"/>
    <w:rsid w:val="00FA5E40"/>
    <w:rsid w:val="00FA6148"/>
    <w:rsid w:val="00FA63A1"/>
    <w:rsid w:val="00FA6997"/>
    <w:rsid w:val="00FA6AF0"/>
    <w:rsid w:val="00FA6EB8"/>
    <w:rsid w:val="00FA7424"/>
    <w:rsid w:val="00FA7CDF"/>
    <w:rsid w:val="00FB0A45"/>
    <w:rsid w:val="00FB0EE8"/>
    <w:rsid w:val="00FB141E"/>
    <w:rsid w:val="00FB19A0"/>
    <w:rsid w:val="00FB2CBF"/>
    <w:rsid w:val="00FB2F5A"/>
    <w:rsid w:val="00FB3C8B"/>
    <w:rsid w:val="00FB7AF3"/>
    <w:rsid w:val="00FC0252"/>
    <w:rsid w:val="00FC02B2"/>
    <w:rsid w:val="00FC168B"/>
    <w:rsid w:val="00FC19DA"/>
    <w:rsid w:val="00FC2000"/>
    <w:rsid w:val="00FC201A"/>
    <w:rsid w:val="00FC3038"/>
    <w:rsid w:val="00FC54C4"/>
    <w:rsid w:val="00FC56CE"/>
    <w:rsid w:val="00FC6F94"/>
    <w:rsid w:val="00FC70E5"/>
    <w:rsid w:val="00FD1508"/>
    <w:rsid w:val="00FD32FC"/>
    <w:rsid w:val="00FD48ED"/>
    <w:rsid w:val="00FD5844"/>
    <w:rsid w:val="00FD7101"/>
    <w:rsid w:val="00FE05E5"/>
    <w:rsid w:val="00FE097D"/>
    <w:rsid w:val="00FE10B3"/>
    <w:rsid w:val="00FE27D4"/>
    <w:rsid w:val="00FE2CE7"/>
    <w:rsid w:val="00FE3073"/>
    <w:rsid w:val="00FE31C0"/>
    <w:rsid w:val="00FE443C"/>
    <w:rsid w:val="00FE55EF"/>
    <w:rsid w:val="00FE5912"/>
    <w:rsid w:val="00FE5A7B"/>
    <w:rsid w:val="00FE6290"/>
    <w:rsid w:val="00FE691A"/>
    <w:rsid w:val="00FE6B30"/>
    <w:rsid w:val="00FE720A"/>
    <w:rsid w:val="00FF08CF"/>
    <w:rsid w:val="00FF0C46"/>
    <w:rsid w:val="00FF12F4"/>
    <w:rsid w:val="00FF1330"/>
    <w:rsid w:val="00FF1D10"/>
    <w:rsid w:val="00FF23D9"/>
    <w:rsid w:val="00FF33FF"/>
    <w:rsid w:val="00FF35B4"/>
    <w:rsid w:val="00FF39FD"/>
    <w:rsid w:val="00FF3C56"/>
    <w:rsid w:val="00FF3D4B"/>
    <w:rsid w:val="00FF5A92"/>
    <w:rsid w:val="00FF6ADE"/>
    <w:rsid w:val="29B5B41F"/>
    <w:rsid w:val="58F2C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0BFC"/>
  <w15:chartTrackingRefBased/>
  <w15:docId w15:val="{F2BE92F7-BD3C-4766-A855-F54839EA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3D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A6B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B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B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B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6B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6B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B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B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B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B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B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B5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65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2A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F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4128"/>
    <w:rPr>
      <w:color w:val="96607D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46529A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6529A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ED55B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5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5CB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4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sartajbhuvaji/brain-tumor-classification-mr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kaggle.com/code/timeisfly1/brain-classification-with-transfer-learning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B89EF-E4F6-4E7F-8BA3-A4814C240570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BEC91-69D9-466F-9C96-79FEB510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3275</TotalTime>
  <Pages>28</Pages>
  <Words>3389</Words>
  <Characters>16948</Characters>
  <Application>Microsoft Office Word</Application>
  <DocSecurity>0</DocSecurity>
  <Lines>141</Lines>
  <Paragraphs>40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20297</CharactersWithSpaces>
  <SharedDoc>false</SharedDoc>
  <HLinks>
    <vt:vector size="18" baseType="variant">
      <vt:variant>
        <vt:i4>3539040</vt:i4>
      </vt:variant>
      <vt:variant>
        <vt:i4>6</vt:i4>
      </vt:variant>
      <vt:variant>
        <vt:i4>0</vt:i4>
      </vt:variant>
      <vt:variant>
        <vt:i4>5</vt:i4>
      </vt:variant>
      <vt:variant>
        <vt:lpwstr>https://www.kaggle.com/code/timeisfly1/brain-classification-with-transfer-learning</vt:lpwstr>
      </vt:variant>
      <vt:variant>
        <vt:lpwstr/>
      </vt:variant>
      <vt:variant>
        <vt:i4>393339</vt:i4>
      </vt:variant>
      <vt:variant>
        <vt:i4>3</vt:i4>
      </vt:variant>
      <vt:variant>
        <vt:i4>0</vt:i4>
      </vt:variant>
      <vt:variant>
        <vt:i4>5</vt:i4>
      </vt:variant>
      <vt:variant>
        <vt:lpwstr>https://medium.com/@enrico.randellini/image-classification-resnet-vs-efficientnet-vs-efficientnet-v2-vs-compact-convolutional-c205838bbf49</vt:lpwstr>
      </vt:variant>
      <vt:variant>
        <vt:lpwstr/>
      </vt:variant>
      <vt:variant>
        <vt:i4>4522001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https://www.kaggle.com/datasets/sartajbhuvaji/brain-tumor-classification-mri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סיסו</dc:creator>
  <cp:keywords/>
  <dc:description/>
  <cp:lastModifiedBy>אלמוג בורה</cp:lastModifiedBy>
  <cp:revision>1085</cp:revision>
  <dcterms:created xsi:type="dcterms:W3CDTF">2024-04-01T15:22:00Z</dcterms:created>
  <dcterms:modified xsi:type="dcterms:W3CDTF">2024-04-25T13:20:00Z</dcterms:modified>
</cp:coreProperties>
</file>